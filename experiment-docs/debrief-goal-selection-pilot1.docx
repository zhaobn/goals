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94F6B" w14:textId="2AB68A37" w:rsidR="00961708" w:rsidRPr="000A2A61" w:rsidRDefault="0079573D">
      <w:pPr>
        <w:pStyle w:val="Heading1"/>
      </w:pPr>
      <w:del w:id="0" w:author="Branson Byers" w:date="2025-02-19T13:58:00Z" w16du:dateUtc="2025-02-19T18:58:00Z">
        <w:r w:rsidDel="00A34829">
          <w:delText>Reward</w:delText>
        </w:r>
        <w:r w:rsidR="000A2A61" w:rsidRPr="000A2A61" w:rsidDel="00A34829">
          <w:delText xml:space="preserve"> and </w:delText>
        </w:r>
        <w:r w:rsidR="000A2A61" w:rsidDel="00A34829">
          <w:delText>Uncertainty</w:delText>
        </w:r>
      </w:del>
      <w:ins w:id="1" w:author="Branson Byers" w:date="2025-02-19T13:58:00Z" w16du:dateUtc="2025-02-19T18:58:00Z">
        <w:r w:rsidR="00A34829">
          <w:t>Goal Selection</w:t>
        </w:r>
      </w:ins>
      <w:r w:rsidR="000A2A61">
        <w:t xml:space="preserve"> </w:t>
      </w:r>
      <w:r w:rsidR="000A2A61" w:rsidRPr="000A2A61">
        <w:t>Study</w:t>
      </w:r>
      <w:r w:rsidR="000A2A61" w:rsidRPr="000A2A61">
        <w:rPr>
          <w:spacing w:val="-1"/>
        </w:rPr>
        <w:t xml:space="preserve"> </w:t>
      </w:r>
      <w:r w:rsidR="000A2A61" w:rsidRPr="000A2A61">
        <w:t>Debrief</w:t>
      </w:r>
      <w:r w:rsidR="000A2A61" w:rsidRPr="000A2A61">
        <w:rPr>
          <w:spacing w:val="-1"/>
        </w:rPr>
        <w:t xml:space="preserve"> </w:t>
      </w:r>
      <w:r w:rsidR="000A2A61" w:rsidRPr="000A2A61">
        <w:rPr>
          <w:spacing w:val="-2"/>
        </w:rPr>
        <w:t>Questions</w:t>
      </w:r>
    </w:p>
    <w:p w14:paraId="6AA872DE" w14:textId="77777777" w:rsidR="00961708" w:rsidRPr="00D23B8A" w:rsidRDefault="00000000">
      <w:pPr>
        <w:pStyle w:val="BodyText"/>
        <w:spacing w:before="262"/>
        <w:rPr>
          <w:sz w:val="28"/>
          <w:szCs w:val="28"/>
        </w:rPr>
      </w:pPr>
      <w:r w:rsidRPr="00D23B8A">
        <w:rPr>
          <w:sz w:val="28"/>
          <w:szCs w:val="28"/>
        </w:rPr>
        <w:t>Thank</w:t>
      </w:r>
      <w:r w:rsidRPr="00D23B8A">
        <w:rPr>
          <w:spacing w:val="-6"/>
          <w:sz w:val="28"/>
          <w:szCs w:val="28"/>
        </w:rPr>
        <w:t xml:space="preserve"> </w:t>
      </w:r>
      <w:r w:rsidRPr="00D23B8A">
        <w:rPr>
          <w:sz w:val="28"/>
          <w:szCs w:val="28"/>
        </w:rPr>
        <w:t>you</w:t>
      </w:r>
      <w:r w:rsidRPr="00D23B8A">
        <w:rPr>
          <w:spacing w:val="-5"/>
          <w:sz w:val="28"/>
          <w:szCs w:val="28"/>
        </w:rPr>
        <w:t xml:space="preserve"> </w:t>
      </w:r>
      <w:r w:rsidRPr="00D23B8A">
        <w:rPr>
          <w:sz w:val="28"/>
          <w:szCs w:val="28"/>
        </w:rPr>
        <w:t>for</w:t>
      </w:r>
      <w:r w:rsidRPr="00D23B8A">
        <w:rPr>
          <w:spacing w:val="-5"/>
          <w:sz w:val="28"/>
          <w:szCs w:val="28"/>
        </w:rPr>
        <w:t xml:space="preserve"> </w:t>
      </w:r>
      <w:r w:rsidRPr="00D23B8A">
        <w:rPr>
          <w:sz w:val="28"/>
          <w:szCs w:val="28"/>
        </w:rPr>
        <w:t>your</w:t>
      </w:r>
      <w:r w:rsidRPr="00D23B8A">
        <w:rPr>
          <w:spacing w:val="-5"/>
          <w:sz w:val="28"/>
          <w:szCs w:val="28"/>
        </w:rPr>
        <w:t xml:space="preserve"> </w:t>
      </w:r>
      <w:r w:rsidRPr="00D23B8A">
        <w:rPr>
          <w:sz w:val="28"/>
          <w:szCs w:val="28"/>
        </w:rPr>
        <w:t>participation</w:t>
      </w:r>
      <w:r w:rsidRPr="00D23B8A">
        <w:rPr>
          <w:spacing w:val="-5"/>
          <w:sz w:val="28"/>
          <w:szCs w:val="28"/>
        </w:rPr>
        <w:t xml:space="preserve"> </w:t>
      </w:r>
      <w:r w:rsidRPr="00D23B8A">
        <w:rPr>
          <w:sz w:val="28"/>
          <w:szCs w:val="28"/>
        </w:rPr>
        <w:t>in</w:t>
      </w:r>
      <w:r w:rsidRPr="00D23B8A">
        <w:rPr>
          <w:spacing w:val="-5"/>
          <w:sz w:val="28"/>
          <w:szCs w:val="28"/>
        </w:rPr>
        <w:t xml:space="preserve"> </w:t>
      </w:r>
      <w:r w:rsidRPr="00D23B8A">
        <w:rPr>
          <w:sz w:val="28"/>
          <w:szCs w:val="28"/>
        </w:rPr>
        <w:t>our</w:t>
      </w:r>
      <w:r w:rsidRPr="00D23B8A">
        <w:rPr>
          <w:spacing w:val="-5"/>
          <w:sz w:val="28"/>
          <w:szCs w:val="28"/>
        </w:rPr>
        <w:t xml:space="preserve"> </w:t>
      </w:r>
      <w:r w:rsidRPr="00D23B8A">
        <w:rPr>
          <w:sz w:val="28"/>
          <w:szCs w:val="28"/>
        </w:rPr>
        <w:t>research</w:t>
      </w:r>
      <w:r w:rsidRPr="00D23B8A">
        <w:rPr>
          <w:spacing w:val="-5"/>
          <w:sz w:val="28"/>
          <w:szCs w:val="28"/>
        </w:rPr>
        <w:t xml:space="preserve"> </w:t>
      </w:r>
      <w:r w:rsidRPr="00D23B8A">
        <w:rPr>
          <w:spacing w:val="-2"/>
          <w:sz w:val="28"/>
          <w:szCs w:val="28"/>
        </w:rPr>
        <w:t>study.</w:t>
      </w:r>
    </w:p>
    <w:p w14:paraId="5B4B94ED" w14:textId="1ECE37FB" w:rsidR="00961708" w:rsidRDefault="00000000">
      <w:pPr>
        <w:pStyle w:val="BodyText"/>
        <w:spacing w:line="276" w:lineRule="auto"/>
        <w:rPr>
          <w:sz w:val="28"/>
          <w:szCs w:val="28"/>
        </w:rPr>
      </w:pPr>
      <w:r w:rsidRPr="00D23B8A">
        <w:rPr>
          <w:sz w:val="28"/>
          <w:szCs w:val="28"/>
        </w:rPr>
        <w:t>Before</w:t>
      </w:r>
      <w:r w:rsidRPr="00D23B8A">
        <w:rPr>
          <w:spacing w:val="-3"/>
          <w:sz w:val="28"/>
          <w:szCs w:val="28"/>
        </w:rPr>
        <w:t xml:space="preserve"> </w:t>
      </w:r>
      <w:r w:rsidRPr="00D23B8A">
        <w:rPr>
          <w:sz w:val="28"/>
          <w:szCs w:val="28"/>
        </w:rPr>
        <w:t>we</w:t>
      </w:r>
      <w:r w:rsidRPr="00D23B8A">
        <w:rPr>
          <w:spacing w:val="-3"/>
          <w:sz w:val="28"/>
          <w:szCs w:val="28"/>
        </w:rPr>
        <w:t xml:space="preserve"> </w:t>
      </w:r>
      <w:r w:rsidRPr="00D23B8A">
        <w:rPr>
          <w:sz w:val="28"/>
          <w:szCs w:val="28"/>
        </w:rPr>
        <w:t>end,</w:t>
      </w:r>
      <w:r w:rsidRPr="00D23B8A">
        <w:rPr>
          <w:spacing w:val="-3"/>
          <w:sz w:val="28"/>
          <w:szCs w:val="28"/>
        </w:rPr>
        <w:t xml:space="preserve"> </w:t>
      </w:r>
      <w:r w:rsidRPr="00D23B8A">
        <w:rPr>
          <w:sz w:val="28"/>
          <w:szCs w:val="28"/>
        </w:rPr>
        <w:t>we</w:t>
      </w:r>
      <w:r w:rsidRPr="00D23B8A">
        <w:rPr>
          <w:spacing w:val="-3"/>
          <w:sz w:val="28"/>
          <w:szCs w:val="28"/>
        </w:rPr>
        <w:t xml:space="preserve"> </w:t>
      </w:r>
      <w:r w:rsidRPr="00D23B8A">
        <w:rPr>
          <w:sz w:val="28"/>
          <w:szCs w:val="28"/>
        </w:rPr>
        <w:t>have</w:t>
      </w:r>
      <w:r w:rsidRPr="00D23B8A">
        <w:rPr>
          <w:spacing w:val="-3"/>
          <w:sz w:val="28"/>
          <w:szCs w:val="28"/>
        </w:rPr>
        <w:t xml:space="preserve"> </w:t>
      </w:r>
      <w:r w:rsidRPr="00D23B8A">
        <w:rPr>
          <w:sz w:val="28"/>
          <w:szCs w:val="28"/>
        </w:rPr>
        <w:t>a</w:t>
      </w:r>
      <w:r w:rsidRPr="00D23B8A">
        <w:rPr>
          <w:spacing w:val="-3"/>
          <w:sz w:val="28"/>
          <w:szCs w:val="28"/>
        </w:rPr>
        <w:t xml:space="preserve"> </w:t>
      </w:r>
      <w:r w:rsidRPr="00D23B8A">
        <w:rPr>
          <w:sz w:val="28"/>
          <w:szCs w:val="28"/>
        </w:rPr>
        <w:t>few</w:t>
      </w:r>
      <w:r w:rsidRPr="00D23B8A">
        <w:rPr>
          <w:spacing w:val="-3"/>
          <w:sz w:val="28"/>
          <w:szCs w:val="28"/>
        </w:rPr>
        <w:t xml:space="preserve"> </w:t>
      </w:r>
      <w:r w:rsidRPr="00D23B8A">
        <w:rPr>
          <w:sz w:val="28"/>
          <w:szCs w:val="28"/>
        </w:rPr>
        <w:t>additional</w:t>
      </w:r>
      <w:r w:rsidRPr="00D23B8A">
        <w:rPr>
          <w:spacing w:val="-3"/>
          <w:sz w:val="28"/>
          <w:szCs w:val="28"/>
        </w:rPr>
        <w:t xml:space="preserve"> </w:t>
      </w:r>
      <w:r w:rsidRPr="00D23B8A">
        <w:rPr>
          <w:sz w:val="28"/>
          <w:szCs w:val="28"/>
        </w:rPr>
        <w:t>questions</w:t>
      </w:r>
      <w:r w:rsidRPr="00D23B8A">
        <w:rPr>
          <w:spacing w:val="-3"/>
          <w:sz w:val="28"/>
          <w:szCs w:val="28"/>
        </w:rPr>
        <w:t xml:space="preserve"> </w:t>
      </w:r>
      <w:r w:rsidRPr="00D23B8A">
        <w:rPr>
          <w:sz w:val="28"/>
          <w:szCs w:val="28"/>
        </w:rPr>
        <w:t>we</w:t>
      </w:r>
      <w:r w:rsidRPr="00D23B8A">
        <w:rPr>
          <w:spacing w:val="-3"/>
          <w:sz w:val="28"/>
          <w:szCs w:val="28"/>
        </w:rPr>
        <w:t xml:space="preserve"> </w:t>
      </w:r>
      <w:r w:rsidRPr="00D23B8A">
        <w:rPr>
          <w:sz w:val="28"/>
          <w:szCs w:val="28"/>
        </w:rPr>
        <w:t>would</w:t>
      </w:r>
      <w:r w:rsidRPr="00D23B8A">
        <w:rPr>
          <w:spacing w:val="-3"/>
          <w:sz w:val="28"/>
          <w:szCs w:val="28"/>
        </w:rPr>
        <w:t xml:space="preserve"> </w:t>
      </w:r>
      <w:r w:rsidRPr="00D23B8A">
        <w:rPr>
          <w:sz w:val="28"/>
          <w:szCs w:val="28"/>
        </w:rPr>
        <w:t>like</w:t>
      </w:r>
      <w:r w:rsidRPr="00D23B8A">
        <w:rPr>
          <w:spacing w:val="-3"/>
          <w:sz w:val="28"/>
          <w:szCs w:val="28"/>
        </w:rPr>
        <w:t xml:space="preserve"> </w:t>
      </w:r>
      <w:r w:rsidRPr="00D23B8A">
        <w:rPr>
          <w:sz w:val="28"/>
          <w:szCs w:val="28"/>
        </w:rPr>
        <w:t>to</w:t>
      </w:r>
      <w:r w:rsidRPr="00D23B8A">
        <w:rPr>
          <w:spacing w:val="-3"/>
          <w:sz w:val="28"/>
          <w:szCs w:val="28"/>
        </w:rPr>
        <w:t xml:space="preserve"> </w:t>
      </w:r>
      <w:r w:rsidRPr="00D23B8A">
        <w:rPr>
          <w:sz w:val="28"/>
          <w:szCs w:val="28"/>
        </w:rPr>
        <w:t>ask</w:t>
      </w:r>
      <w:r w:rsidRPr="00D23B8A">
        <w:rPr>
          <w:spacing w:val="-3"/>
          <w:sz w:val="28"/>
          <w:szCs w:val="28"/>
        </w:rPr>
        <w:t xml:space="preserve"> </w:t>
      </w:r>
      <w:r w:rsidRPr="00D23B8A">
        <w:rPr>
          <w:sz w:val="28"/>
          <w:szCs w:val="28"/>
        </w:rPr>
        <w:t>you.</w:t>
      </w:r>
      <w:r w:rsidRPr="00D23B8A">
        <w:rPr>
          <w:spacing w:val="-3"/>
          <w:sz w:val="28"/>
          <w:szCs w:val="28"/>
        </w:rPr>
        <w:t xml:space="preserve"> </w:t>
      </w:r>
      <w:r w:rsidRPr="00D23B8A">
        <w:rPr>
          <w:sz w:val="28"/>
          <w:szCs w:val="28"/>
        </w:rPr>
        <w:t>Please</w:t>
      </w:r>
      <w:r w:rsidRPr="00D23B8A">
        <w:rPr>
          <w:spacing w:val="-3"/>
          <w:sz w:val="28"/>
          <w:szCs w:val="28"/>
        </w:rPr>
        <w:t xml:space="preserve"> </w:t>
      </w:r>
      <w:r w:rsidRPr="00D23B8A">
        <w:rPr>
          <w:sz w:val="28"/>
          <w:szCs w:val="28"/>
        </w:rPr>
        <w:t xml:space="preserve">be honest – your responses here will not affect your payment or </w:t>
      </w:r>
      <w:proofErr w:type="gramStart"/>
      <w:r w:rsidRPr="00D23B8A">
        <w:rPr>
          <w:sz w:val="28"/>
          <w:szCs w:val="28"/>
        </w:rPr>
        <w:t>bonus</w:t>
      </w:r>
      <w:ins w:id="2" w:author="Branson Byers" w:date="2025-02-19T13:58:00Z" w16du:dateUtc="2025-02-19T18:58:00Z">
        <w:r w:rsidR="00A34829">
          <w:rPr>
            <w:sz w:val="28"/>
            <w:szCs w:val="28"/>
          </w:rPr>
          <w:t xml:space="preserve">, </w:t>
        </w:r>
        <w:r w:rsidR="00A970A9">
          <w:rPr>
            <w:sz w:val="28"/>
            <w:szCs w:val="28"/>
          </w:rPr>
          <w:t>but</w:t>
        </w:r>
        <w:proofErr w:type="gramEnd"/>
        <w:r w:rsidR="00A970A9">
          <w:rPr>
            <w:sz w:val="28"/>
            <w:szCs w:val="28"/>
          </w:rPr>
          <w:t xml:space="preserve"> </w:t>
        </w:r>
      </w:ins>
      <w:ins w:id="3" w:author="Branson Byers" w:date="2025-02-19T13:59:00Z" w16du:dateUtc="2025-02-19T18:59:00Z">
        <w:r w:rsidR="00A970A9">
          <w:rPr>
            <w:sz w:val="28"/>
            <w:szCs w:val="28"/>
          </w:rPr>
          <w:t>can</w:t>
        </w:r>
      </w:ins>
      <w:ins w:id="4" w:author="Branson Byers" w:date="2025-02-19T13:58:00Z" w16du:dateUtc="2025-02-19T18:58:00Z">
        <w:r w:rsidR="00A970A9">
          <w:rPr>
            <w:sz w:val="28"/>
            <w:szCs w:val="28"/>
          </w:rPr>
          <w:t xml:space="preserve"> help us</w:t>
        </w:r>
      </w:ins>
      <w:ins w:id="5" w:author="Branson Byers" w:date="2025-02-19T13:59:00Z" w16du:dateUtc="2025-02-19T18:59:00Z">
        <w:r w:rsidR="00A970A9">
          <w:rPr>
            <w:sz w:val="28"/>
            <w:szCs w:val="28"/>
          </w:rPr>
          <w:t xml:space="preserve"> improve our experiments in the future.</w:t>
        </w:r>
      </w:ins>
      <w:del w:id="6" w:author="Branson Byers" w:date="2025-02-19T13:58:00Z" w16du:dateUtc="2025-02-19T18:58:00Z">
        <w:r w:rsidRPr="00D23B8A" w:rsidDel="00A34829">
          <w:rPr>
            <w:sz w:val="28"/>
            <w:szCs w:val="28"/>
          </w:rPr>
          <w:delText>.</w:delText>
        </w:r>
      </w:del>
    </w:p>
    <w:p w14:paraId="68A825BA" w14:textId="3906FC4D" w:rsidR="00A970A9" w:rsidRDefault="00A970A9" w:rsidP="00DA1C79">
      <w:pPr>
        <w:pStyle w:val="ListParagraph"/>
        <w:numPr>
          <w:ilvl w:val="0"/>
          <w:numId w:val="2"/>
        </w:numPr>
        <w:tabs>
          <w:tab w:val="left" w:pos="819"/>
        </w:tabs>
        <w:ind w:left="819" w:hanging="359"/>
        <w:rPr>
          <w:ins w:id="7" w:author="Branson Byers" w:date="2025-02-19T13:59:00Z" w16du:dateUtc="2025-02-19T18:59:00Z"/>
          <w:sz w:val="28"/>
          <w:szCs w:val="28"/>
        </w:rPr>
      </w:pPr>
      <w:ins w:id="8" w:author="Branson Byers" w:date="2025-02-19T13:59:00Z" w16du:dateUtc="2025-02-19T18:59:00Z">
        <w:r>
          <w:rPr>
            <w:sz w:val="28"/>
            <w:szCs w:val="28"/>
          </w:rPr>
          <w:t>What strateg</w:t>
        </w:r>
      </w:ins>
      <w:ins w:id="9" w:author="Branson Byers" w:date="2025-02-19T14:00:00Z" w16du:dateUtc="2025-02-19T19:00:00Z">
        <w:r>
          <w:rPr>
            <w:sz w:val="28"/>
            <w:szCs w:val="28"/>
          </w:rPr>
          <w:t>y/strategies did you use to select your goals, if any?</w:t>
        </w:r>
      </w:ins>
    </w:p>
    <w:p w14:paraId="36F36817" w14:textId="608EFDB6" w:rsidR="00DA1C79" w:rsidRPr="00DA1C79" w:rsidRDefault="00DA1C79" w:rsidP="00DA1C79">
      <w:pPr>
        <w:pStyle w:val="ListParagraph"/>
        <w:numPr>
          <w:ilvl w:val="0"/>
          <w:numId w:val="2"/>
        </w:numPr>
        <w:tabs>
          <w:tab w:val="left" w:pos="819"/>
        </w:tabs>
        <w:ind w:left="819" w:hanging="359"/>
        <w:rPr>
          <w:sz w:val="28"/>
          <w:szCs w:val="28"/>
        </w:rPr>
      </w:pPr>
      <w:r w:rsidRPr="00D23B8A">
        <w:rPr>
          <w:sz w:val="28"/>
          <w:szCs w:val="28"/>
        </w:rPr>
        <w:t>How</w:t>
      </w:r>
      <w:r w:rsidRPr="00D23B8A">
        <w:rPr>
          <w:spacing w:val="-9"/>
          <w:sz w:val="28"/>
          <w:szCs w:val="28"/>
        </w:rPr>
        <w:t xml:space="preserve"> </w:t>
      </w:r>
      <w:r w:rsidRPr="00D23B8A">
        <w:rPr>
          <w:sz w:val="28"/>
          <w:szCs w:val="28"/>
        </w:rPr>
        <w:t>enjoyable</w:t>
      </w:r>
      <w:r w:rsidRPr="00D23B8A">
        <w:rPr>
          <w:spacing w:val="-7"/>
          <w:sz w:val="28"/>
          <w:szCs w:val="28"/>
        </w:rPr>
        <w:t xml:space="preserve"> </w:t>
      </w:r>
      <w:r w:rsidRPr="00D23B8A">
        <w:rPr>
          <w:sz w:val="28"/>
          <w:szCs w:val="28"/>
        </w:rPr>
        <w:t>did</w:t>
      </w:r>
      <w:r w:rsidRPr="00D23B8A">
        <w:rPr>
          <w:spacing w:val="-7"/>
          <w:sz w:val="28"/>
          <w:szCs w:val="28"/>
        </w:rPr>
        <w:t xml:space="preserve"> </w:t>
      </w:r>
      <w:r w:rsidRPr="00D23B8A">
        <w:rPr>
          <w:sz w:val="28"/>
          <w:szCs w:val="28"/>
        </w:rPr>
        <w:t>you</w:t>
      </w:r>
      <w:r w:rsidRPr="00D23B8A">
        <w:rPr>
          <w:spacing w:val="-7"/>
          <w:sz w:val="28"/>
          <w:szCs w:val="28"/>
        </w:rPr>
        <w:t xml:space="preserve"> </w:t>
      </w:r>
      <w:r w:rsidRPr="00D23B8A">
        <w:rPr>
          <w:sz w:val="28"/>
          <w:szCs w:val="28"/>
        </w:rPr>
        <w:t>find</w:t>
      </w:r>
      <w:r w:rsidRPr="00D23B8A">
        <w:rPr>
          <w:spacing w:val="-7"/>
          <w:sz w:val="28"/>
          <w:szCs w:val="28"/>
        </w:rPr>
        <w:t xml:space="preserve"> </w:t>
      </w:r>
      <w:r w:rsidRPr="00D23B8A">
        <w:rPr>
          <w:sz w:val="28"/>
          <w:szCs w:val="28"/>
        </w:rPr>
        <w:t>the</w:t>
      </w:r>
      <w:r w:rsidRPr="00D23B8A">
        <w:rPr>
          <w:spacing w:val="-7"/>
          <w:sz w:val="28"/>
          <w:szCs w:val="28"/>
        </w:rPr>
        <w:t xml:space="preserve"> </w:t>
      </w:r>
      <w:r w:rsidRPr="00D23B8A">
        <w:rPr>
          <w:sz w:val="28"/>
          <w:szCs w:val="28"/>
        </w:rPr>
        <w:t>task?</w:t>
      </w:r>
      <w:r w:rsidRPr="00D23B8A">
        <w:rPr>
          <w:spacing w:val="-7"/>
          <w:sz w:val="28"/>
          <w:szCs w:val="28"/>
        </w:rPr>
        <w:t xml:space="preserve"> </w:t>
      </w:r>
      <w:r w:rsidRPr="00D23B8A">
        <w:rPr>
          <w:sz w:val="28"/>
          <w:szCs w:val="28"/>
        </w:rPr>
        <w:t>[</w:t>
      </w:r>
      <w:r w:rsidRPr="00D23B8A">
        <w:rPr>
          <w:i/>
          <w:sz w:val="28"/>
          <w:szCs w:val="28"/>
        </w:rPr>
        <w:t>0=Not</w:t>
      </w:r>
      <w:r w:rsidRPr="00D23B8A">
        <w:rPr>
          <w:i/>
          <w:spacing w:val="-7"/>
          <w:sz w:val="28"/>
          <w:szCs w:val="28"/>
        </w:rPr>
        <w:t xml:space="preserve"> </w:t>
      </w:r>
      <w:r w:rsidRPr="00D23B8A">
        <w:rPr>
          <w:i/>
          <w:sz w:val="28"/>
          <w:szCs w:val="28"/>
        </w:rPr>
        <w:t>at</w:t>
      </w:r>
      <w:r w:rsidRPr="00D23B8A">
        <w:rPr>
          <w:i/>
          <w:spacing w:val="-7"/>
          <w:sz w:val="28"/>
          <w:szCs w:val="28"/>
        </w:rPr>
        <w:t xml:space="preserve"> </w:t>
      </w:r>
      <w:r w:rsidRPr="00D23B8A">
        <w:rPr>
          <w:i/>
          <w:sz w:val="28"/>
          <w:szCs w:val="28"/>
        </w:rPr>
        <w:t>all,</w:t>
      </w:r>
      <w:r w:rsidRPr="00D23B8A">
        <w:rPr>
          <w:i/>
          <w:spacing w:val="-7"/>
          <w:sz w:val="28"/>
          <w:szCs w:val="28"/>
        </w:rPr>
        <w:t xml:space="preserve"> </w:t>
      </w:r>
      <w:r w:rsidRPr="00D23B8A">
        <w:rPr>
          <w:i/>
          <w:sz w:val="28"/>
          <w:szCs w:val="28"/>
        </w:rPr>
        <w:t>7=Very</w:t>
      </w:r>
      <w:r w:rsidRPr="00D23B8A">
        <w:rPr>
          <w:i/>
          <w:spacing w:val="-6"/>
          <w:sz w:val="28"/>
          <w:szCs w:val="28"/>
        </w:rPr>
        <w:t xml:space="preserve"> </w:t>
      </w:r>
      <w:r w:rsidRPr="00D23B8A">
        <w:rPr>
          <w:i/>
          <w:spacing w:val="-2"/>
          <w:sz w:val="28"/>
          <w:szCs w:val="28"/>
        </w:rPr>
        <w:t>much</w:t>
      </w:r>
      <w:r w:rsidRPr="00D23B8A">
        <w:rPr>
          <w:spacing w:val="-2"/>
          <w:sz w:val="28"/>
          <w:szCs w:val="28"/>
        </w:rPr>
        <w:t>]</w:t>
      </w:r>
    </w:p>
    <w:p w14:paraId="6ECA24AF" w14:textId="77777777" w:rsidR="00D23B8A" w:rsidRPr="00D23B8A" w:rsidRDefault="00D23B8A" w:rsidP="00D23B8A">
      <w:pPr>
        <w:pStyle w:val="ListParagraph"/>
        <w:numPr>
          <w:ilvl w:val="0"/>
          <w:numId w:val="2"/>
        </w:numPr>
        <w:tabs>
          <w:tab w:val="left" w:pos="819"/>
        </w:tabs>
        <w:spacing w:before="244"/>
        <w:ind w:left="819" w:hanging="359"/>
        <w:rPr>
          <w:sz w:val="28"/>
          <w:szCs w:val="28"/>
        </w:rPr>
      </w:pPr>
      <w:r w:rsidRPr="00D23B8A">
        <w:rPr>
          <w:sz w:val="28"/>
          <w:szCs w:val="28"/>
        </w:rPr>
        <w:t>How</w:t>
      </w:r>
      <w:r w:rsidRPr="00D23B8A">
        <w:rPr>
          <w:spacing w:val="-9"/>
          <w:sz w:val="28"/>
          <w:szCs w:val="28"/>
        </w:rPr>
        <w:t xml:space="preserve"> </w:t>
      </w:r>
      <w:r w:rsidRPr="00D23B8A">
        <w:rPr>
          <w:sz w:val="28"/>
          <w:szCs w:val="28"/>
        </w:rPr>
        <w:t>motivated</w:t>
      </w:r>
      <w:r w:rsidRPr="00D23B8A">
        <w:rPr>
          <w:spacing w:val="-7"/>
          <w:sz w:val="28"/>
          <w:szCs w:val="28"/>
        </w:rPr>
        <w:t xml:space="preserve"> </w:t>
      </w:r>
      <w:r w:rsidRPr="00D23B8A">
        <w:rPr>
          <w:sz w:val="28"/>
          <w:szCs w:val="28"/>
        </w:rPr>
        <w:t>were</w:t>
      </w:r>
      <w:r w:rsidRPr="00D23B8A">
        <w:rPr>
          <w:spacing w:val="-7"/>
          <w:sz w:val="28"/>
          <w:szCs w:val="28"/>
        </w:rPr>
        <w:t xml:space="preserve"> </w:t>
      </w:r>
      <w:r w:rsidRPr="00D23B8A">
        <w:rPr>
          <w:sz w:val="28"/>
          <w:szCs w:val="28"/>
        </w:rPr>
        <w:t>you</w:t>
      </w:r>
      <w:r w:rsidRPr="00D23B8A">
        <w:rPr>
          <w:spacing w:val="-7"/>
          <w:sz w:val="28"/>
          <w:szCs w:val="28"/>
        </w:rPr>
        <w:t xml:space="preserve"> </w:t>
      </w:r>
      <w:r w:rsidRPr="00D23B8A">
        <w:rPr>
          <w:sz w:val="28"/>
          <w:szCs w:val="28"/>
        </w:rPr>
        <w:t>to</w:t>
      </w:r>
      <w:r w:rsidRPr="00D23B8A">
        <w:rPr>
          <w:spacing w:val="-7"/>
          <w:sz w:val="28"/>
          <w:szCs w:val="28"/>
        </w:rPr>
        <w:t xml:space="preserve"> </w:t>
      </w:r>
      <w:r w:rsidRPr="00D23B8A">
        <w:rPr>
          <w:sz w:val="28"/>
          <w:szCs w:val="28"/>
        </w:rPr>
        <w:t>complete</w:t>
      </w:r>
      <w:r w:rsidRPr="00D23B8A">
        <w:rPr>
          <w:spacing w:val="-7"/>
          <w:sz w:val="28"/>
          <w:szCs w:val="28"/>
        </w:rPr>
        <w:t xml:space="preserve"> </w:t>
      </w:r>
      <w:r w:rsidRPr="00D23B8A">
        <w:rPr>
          <w:sz w:val="28"/>
          <w:szCs w:val="28"/>
        </w:rPr>
        <w:t>the</w:t>
      </w:r>
      <w:r w:rsidRPr="00D23B8A">
        <w:rPr>
          <w:spacing w:val="-7"/>
          <w:sz w:val="28"/>
          <w:szCs w:val="28"/>
        </w:rPr>
        <w:t xml:space="preserve"> </w:t>
      </w:r>
      <w:r w:rsidRPr="00D23B8A">
        <w:rPr>
          <w:sz w:val="28"/>
          <w:szCs w:val="28"/>
        </w:rPr>
        <w:t>task?</w:t>
      </w:r>
      <w:r w:rsidRPr="00D23B8A">
        <w:rPr>
          <w:spacing w:val="-7"/>
          <w:sz w:val="28"/>
          <w:szCs w:val="28"/>
        </w:rPr>
        <w:t xml:space="preserve"> </w:t>
      </w:r>
      <w:r w:rsidRPr="00D23B8A">
        <w:rPr>
          <w:sz w:val="28"/>
          <w:szCs w:val="28"/>
        </w:rPr>
        <w:t>[</w:t>
      </w:r>
      <w:r w:rsidRPr="00D23B8A">
        <w:rPr>
          <w:i/>
          <w:sz w:val="28"/>
          <w:szCs w:val="28"/>
        </w:rPr>
        <w:t>0=Not</w:t>
      </w:r>
      <w:r w:rsidRPr="00D23B8A">
        <w:rPr>
          <w:i/>
          <w:spacing w:val="-7"/>
          <w:sz w:val="28"/>
          <w:szCs w:val="28"/>
        </w:rPr>
        <w:t xml:space="preserve"> </w:t>
      </w:r>
      <w:r w:rsidRPr="00D23B8A">
        <w:rPr>
          <w:i/>
          <w:sz w:val="28"/>
          <w:szCs w:val="28"/>
        </w:rPr>
        <w:t>at</w:t>
      </w:r>
      <w:r w:rsidRPr="00D23B8A">
        <w:rPr>
          <w:i/>
          <w:spacing w:val="-7"/>
          <w:sz w:val="28"/>
          <w:szCs w:val="28"/>
        </w:rPr>
        <w:t xml:space="preserve"> </w:t>
      </w:r>
      <w:r w:rsidRPr="00D23B8A">
        <w:rPr>
          <w:i/>
          <w:sz w:val="28"/>
          <w:szCs w:val="28"/>
        </w:rPr>
        <w:t>all,</w:t>
      </w:r>
      <w:r w:rsidRPr="00D23B8A">
        <w:rPr>
          <w:i/>
          <w:spacing w:val="-7"/>
          <w:sz w:val="28"/>
          <w:szCs w:val="28"/>
        </w:rPr>
        <w:t xml:space="preserve"> </w:t>
      </w:r>
      <w:r w:rsidRPr="00D23B8A">
        <w:rPr>
          <w:i/>
          <w:sz w:val="28"/>
          <w:szCs w:val="28"/>
        </w:rPr>
        <w:t>7=Very</w:t>
      </w:r>
      <w:r w:rsidRPr="00D23B8A">
        <w:rPr>
          <w:i/>
          <w:spacing w:val="-6"/>
          <w:sz w:val="28"/>
          <w:szCs w:val="28"/>
        </w:rPr>
        <w:t xml:space="preserve"> </w:t>
      </w:r>
      <w:r w:rsidRPr="00D23B8A">
        <w:rPr>
          <w:i/>
          <w:spacing w:val="-2"/>
          <w:sz w:val="28"/>
          <w:szCs w:val="28"/>
        </w:rPr>
        <w:t>much</w:t>
      </w:r>
      <w:r w:rsidRPr="00D23B8A">
        <w:rPr>
          <w:spacing w:val="-2"/>
          <w:sz w:val="28"/>
          <w:szCs w:val="28"/>
        </w:rPr>
        <w:t>]</w:t>
      </w:r>
    </w:p>
    <w:p w14:paraId="437230B1" w14:textId="77777777" w:rsidR="00D23B8A" w:rsidRPr="00D30945" w:rsidRDefault="00D23B8A" w:rsidP="00D23B8A">
      <w:pPr>
        <w:pStyle w:val="ListParagraph"/>
        <w:numPr>
          <w:ilvl w:val="0"/>
          <w:numId w:val="2"/>
        </w:numPr>
        <w:tabs>
          <w:tab w:val="left" w:pos="819"/>
        </w:tabs>
        <w:ind w:left="819" w:hanging="359"/>
        <w:rPr>
          <w:sz w:val="28"/>
          <w:szCs w:val="28"/>
        </w:rPr>
      </w:pPr>
      <w:r w:rsidRPr="00D23B8A">
        <w:rPr>
          <w:sz w:val="28"/>
          <w:szCs w:val="28"/>
        </w:rPr>
        <w:t>How</w:t>
      </w:r>
      <w:r w:rsidRPr="00D23B8A">
        <w:rPr>
          <w:spacing w:val="-9"/>
          <w:sz w:val="28"/>
          <w:szCs w:val="28"/>
        </w:rPr>
        <w:t xml:space="preserve"> </w:t>
      </w:r>
      <w:r w:rsidRPr="00D23B8A">
        <w:rPr>
          <w:sz w:val="28"/>
          <w:szCs w:val="28"/>
        </w:rPr>
        <w:t>often</w:t>
      </w:r>
      <w:r w:rsidRPr="00D23B8A">
        <w:rPr>
          <w:spacing w:val="-6"/>
          <w:sz w:val="28"/>
          <w:szCs w:val="28"/>
        </w:rPr>
        <w:t xml:space="preserve"> </w:t>
      </w:r>
      <w:r w:rsidRPr="00D23B8A">
        <w:rPr>
          <w:sz w:val="28"/>
          <w:szCs w:val="28"/>
        </w:rPr>
        <w:t>did</w:t>
      </w:r>
      <w:r w:rsidRPr="00D23B8A">
        <w:rPr>
          <w:spacing w:val="-7"/>
          <w:sz w:val="28"/>
          <w:szCs w:val="28"/>
        </w:rPr>
        <w:t xml:space="preserve"> </w:t>
      </w:r>
      <w:r w:rsidRPr="00D23B8A">
        <w:rPr>
          <w:sz w:val="28"/>
          <w:szCs w:val="28"/>
        </w:rPr>
        <w:t>you</w:t>
      </w:r>
      <w:r w:rsidRPr="00D23B8A">
        <w:rPr>
          <w:spacing w:val="-6"/>
          <w:sz w:val="28"/>
          <w:szCs w:val="28"/>
        </w:rPr>
        <w:t xml:space="preserve"> </w:t>
      </w:r>
      <w:r w:rsidRPr="00D23B8A">
        <w:rPr>
          <w:sz w:val="28"/>
          <w:szCs w:val="28"/>
        </w:rPr>
        <w:t>stop</w:t>
      </w:r>
      <w:r w:rsidRPr="00D23B8A">
        <w:rPr>
          <w:spacing w:val="-6"/>
          <w:sz w:val="28"/>
          <w:szCs w:val="28"/>
        </w:rPr>
        <w:t xml:space="preserve"> </w:t>
      </w:r>
      <w:r w:rsidRPr="00D23B8A">
        <w:rPr>
          <w:sz w:val="28"/>
          <w:szCs w:val="28"/>
        </w:rPr>
        <w:t>paying</w:t>
      </w:r>
      <w:r w:rsidRPr="00D23B8A">
        <w:rPr>
          <w:spacing w:val="-7"/>
          <w:sz w:val="28"/>
          <w:szCs w:val="28"/>
        </w:rPr>
        <w:t xml:space="preserve"> </w:t>
      </w:r>
      <w:r w:rsidRPr="00D23B8A">
        <w:rPr>
          <w:sz w:val="28"/>
          <w:szCs w:val="28"/>
        </w:rPr>
        <w:t>attention</w:t>
      </w:r>
      <w:r w:rsidRPr="00D23B8A">
        <w:rPr>
          <w:spacing w:val="-6"/>
          <w:sz w:val="28"/>
          <w:szCs w:val="28"/>
        </w:rPr>
        <w:t xml:space="preserve"> </w:t>
      </w:r>
      <w:r w:rsidRPr="00D23B8A">
        <w:rPr>
          <w:sz w:val="28"/>
          <w:szCs w:val="28"/>
        </w:rPr>
        <w:t>to</w:t>
      </w:r>
      <w:r w:rsidRPr="00D23B8A">
        <w:rPr>
          <w:spacing w:val="-6"/>
          <w:sz w:val="28"/>
          <w:szCs w:val="28"/>
        </w:rPr>
        <w:t xml:space="preserve"> </w:t>
      </w:r>
      <w:r w:rsidRPr="00D23B8A">
        <w:rPr>
          <w:sz w:val="28"/>
          <w:szCs w:val="28"/>
        </w:rPr>
        <w:t>the</w:t>
      </w:r>
      <w:r w:rsidRPr="00D23B8A">
        <w:rPr>
          <w:spacing w:val="-7"/>
          <w:sz w:val="28"/>
          <w:szCs w:val="28"/>
        </w:rPr>
        <w:t xml:space="preserve"> </w:t>
      </w:r>
      <w:r w:rsidRPr="00D23B8A">
        <w:rPr>
          <w:sz w:val="28"/>
          <w:szCs w:val="28"/>
        </w:rPr>
        <w:t>task?</w:t>
      </w:r>
      <w:r w:rsidRPr="00D23B8A">
        <w:rPr>
          <w:spacing w:val="-6"/>
          <w:sz w:val="28"/>
          <w:szCs w:val="28"/>
        </w:rPr>
        <w:t xml:space="preserve"> </w:t>
      </w:r>
      <w:r w:rsidRPr="00D23B8A">
        <w:rPr>
          <w:sz w:val="28"/>
          <w:szCs w:val="28"/>
        </w:rPr>
        <w:t>[</w:t>
      </w:r>
      <w:r w:rsidRPr="00D23B8A">
        <w:rPr>
          <w:i/>
          <w:sz w:val="28"/>
          <w:szCs w:val="28"/>
        </w:rPr>
        <w:t>0=Not</w:t>
      </w:r>
      <w:r w:rsidRPr="00D23B8A">
        <w:rPr>
          <w:i/>
          <w:spacing w:val="-6"/>
          <w:sz w:val="28"/>
          <w:szCs w:val="28"/>
        </w:rPr>
        <w:t xml:space="preserve"> </w:t>
      </w:r>
      <w:r w:rsidRPr="00D23B8A">
        <w:rPr>
          <w:i/>
          <w:sz w:val="28"/>
          <w:szCs w:val="28"/>
        </w:rPr>
        <w:t>at</w:t>
      </w:r>
      <w:r w:rsidRPr="00D23B8A">
        <w:rPr>
          <w:i/>
          <w:spacing w:val="-7"/>
          <w:sz w:val="28"/>
          <w:szCs w:val="28"/>
        </w:rPr>
        <w:t xml:space="preserve"> </w:t>
      </w:r>
      <w:r w:rsidRPr="00D23B8A">
        <w:rPr>
          <w:i/>
          <w:sz w:val="28"/>
          <w:szCs w:val="28"/>
        </w:rPr>
        <w:t>all,</w:t>
      </w:r>
      <w:r w:rsidRPr="00D23B8A">
        <w:rPr>
          <w:i/>
          <w:spacing w:val="-6"/>
          <w:sz w:val="28"/>
          <w:szCs w:val="28"/>
        </w:rPr>
        <w:t xml:space="preserve"> </w:t>
      </w:r>
      <w:r w:rsidRPr="00D23B8A">
        <w:rPr>
          <w:i/>
          <w:sz w:val="28"/>
          <w:szCs w:val="28"/>
        </w:rPr>
        <w:t>7=Very</w:t>
      </w:r>
      <w:r w:rsidRPr="00D23B8A">
        <w:rPr>
          <w:i/>
          <w:spacing w:val="-6"/>
          <w:sz w:val="28"/>
          <w:szCs w:val="28"/>
        </w:rPr>
        <w:t xml:space="preserve"> </w:t>
      </w:r>
      <w:r w:rsidRPr="00D23B8A">
        <w:rPr>
          <w:i/>
          <w:spacing w:val="-2"/>
          <w:sz w:val="28"/>
          <w:szCs w:val="28"/>
        </w:rPr>
        <w:t>much</w:t>
      </w:r>
      <w:r w:rsidRPr="00D23B8A">
        <w:rPr>
          <w:spacing w:val="-2"/>
          <w:sz w:val="28"/>
          <w:szCs w:val="28"/>
        </w:rPr>
        <w:t>]</w:t>
      </w:r>
    </w:p>
    <w:p w14:paraId="40F8ED5A" w14:textId="77777777" w:rsidR="00D30945" w:rsidRPr="00D23B8A" w:rsidRDefault="00D30945" w:rsidP="00D30945">
      <w:pPr>
        <w:pStyle w:val="ListParagraph"/>
        <w:numPr>
          <w:ilvl w:val="0"/>
          <w:numId w:val="2"/>
        </w:numPr>
        <w:tabs>
          <w:tab w:val="left" w:pos="819"/>
        </w:tabs>
        <w:spacing w:before="200"/>
        <w:ind w:left="819" w:hanging="359"/>
        <w:rPr>
          <w:sz w:val="28"/>
          <w:szCs w:val="28"/>
        </w:rPr>
      </w:pPr>
      <w:r w:rsidRPr="00D23B8A">
        <w:rPr>
          <w:sz w:val="28"/>
          <w:szCs w:val="28"/>
        </w:rPr>
        <w:t>How</w:t>
      </w:r>
      <w:r w:rsidRPr="00D23B8A">
        <w:rPr>
          <w:spacing w:val="-10"/>
          <w:sz w:val="28"/>
          <w:szCs w:val="28"/>
        </w:rPr>
        <w:t xml:space="preserve"> </w:t>
      </w:r>
      <w:r w:rsidRPr="00D23B8A">
        <w:rPr>
          <w:sz w:val="28"/>
          <w:szCs w:val="28"/>
        </w:rPr>
        <w:t>clear</w:t>
      </w:r>
      <w:r w:rsidRPr="00D23B8A">
        <w:rPr>
          <w:spacing w:val="-8"/>
          <w:sz w:val="28"/>
          <w:szCs w:val="28"/>
        </w:rPr>
        <w:t xml:space="preserve"> </w:t>
      </w:r>
      <w:r w:rsidRPr="00D23B8A">
        <w:rPr>
          <w:sz w:val="28"/>
          <w:szCs w:val="28"/>
        </w:rPr>
        <w:t>were</w:t>
      </w:r>
      <w:r w:rsidRPr="00D23B8A">
        <w:rPr>
          <w:spacing w:val="-8"/>
          <w:sz w:val="28"/>
          <w:szCs w:val="28"/>
        </w:rPr>
        <w:t xml:space="preserve"> </w:t>
      </w:r>
      <w:r w:rsidRPr="00D23B8A">
        <w:rPr>
          <w:sz w:val="28"/>
          <w:szCs w:val="28"/>
        </w:rPr>
        <w:t>the</w:t>
      </w:r>
      <w:r w:rsidRPr="00D23B8A">
        <w:rPr>
          <w:spacing w:val="-8"/>
          <w:sz w:val="28"/>
          <w:szCs w:val="28"/>
        </w:rPr>
        <w:t xml:space="preserve"> </w:t>
      </w:r>
      <w:r w:rsidRPr="00D23B8A">
        <w:rPr>
          <w:sz w:val="28"/>
          <w:szCs w:val="28"/>
        </w:rPr>
        <w:t>task</w:t>
      </w:r>
      <w:r w:rsidRPr="00D23B8A">
        <w:rPr>
          <w:spacing w:val="-7"/>
          <w:sz w:val="28"/>
          <w:szCs w:val="28"/>
        </w:rPr>
        <w:t xml:space="preserve"> </w:t>
      </w:r>
      <w:r w:rsidRPr="00D23B8A">
        <w:rPr>
          <w:sz w:val="28"/>
          <w:szCs w:val="28"/>
        </w:rPr>
        <w:t>instructions?</w:t>
      </w:r>
      <w:r w:rsidRPr="00D23B8A">
        <w:rPr>
          <w:spacing w:val="-8"/>
          <w:sz w:val="28"/>
          <w:szCs w:val="28"/>
        </w:rPr>
        <w:t xml:space="preserve"> </w:t>
      </w:r>
      <w:r w:rsidRPr="00D23B8A">
        <w:rPr>
          <w:sz w:val="28"/>
          <w:szCs w:val="28"/>
        </w:rPr>
        <w:t>[</w:t>
      </w:r>
      <w:r w:rsidRPr="00D23B8A">
        <w:rPr>
          <w:i/>
          <w:sz w:val="28"/>
          <w:szCs w:val="28"/>
        </w:rPr>
        <w:t>0=Not</w:t>
      </w:r>
      <w:r w:rsidRPr="00D23B8A">
        <w:rPr>
          <w:i/>
          <w:spacing w:val="-8"/>
          <w:sz w:val="28"/>
          <w:szCs w:val="28"/>
        </w:rPr>
        <w:t xml:space="preserve"> </w:t>
      </w:r>
      <w:r w:rsidRPr="00D23B8A">
        <w:rPr>
          <w:i/>
          <w:sz w:val="28"/>
          <w:szCs w:val="28"/>
        </w:rPr>
        <w:t>at</w:t>
      </w:r>
      <w:r w:rsidRPr="00D23B8A">
        <w:rPr>
          <w:i/>
          <w:spacing w:val="-8"/>
          <w:sz w:val="28"/>
          <w:szCs w:val="28"/>
        </w:rPr>
        <w:t xml:space="preserve"> </w:t>
      </w:r>
      <w:r w:rsidRPr="00D23B8A">
        <w:rPr>
          <w:i/>
          <w:sz w:val="28"/>
          <w:szCs w:val="28"/>
        </w:rPr>
        <w:t>all,</w:t>
      </w:r>
      <w:r w:rsidRPr="00D23B8A">
        <w:rPr>
          <w:i/>
          <w:spacing w:val="-8"/>
          <w:sz w:val="28"/>
          <w:szCs w:val="28"/>
        </w:rPr>
        <w:t xml:space="preserve"> </w:t>
      </w:r>
      <w:r w:rsidRPr="00D23B8A">
        <w:rPr>
          <w:i/>
          <w:sz w:val="28"/>
          <w:szCs w:val="28"/>
        </w:rPr>
        <w:t>7=Very</w:t>
      </w:r>
      <w:r w:rsidRPr="00D23B8A">
        <w:rPr>
          <w:i/>
          <w:spacing w:val="-7"/>
          <w:sz w:val="28"/>
          <w:szCs w:val="28"/>
        </w:rPr>
        <w:t xml:space="preserve"> </w:t>
      </w:r>
      <w:r w:rsidRPr="00D23B8A">
        <w:rPr>
          <w:i/>
          <w:spacing w:val="-2"/>
          <w:sz w:val="28"/>
          <w:szCs w:val="28"/>
        </w:rPr>
        <w:t>much</w:t>
      </w:r>
      <w:r w:rsidRPr="00D23B8A">
        <w:rPr>
          <w:spacing w:val="-2"/>
          <w:sz w:val="28"/>
          <w:szCs w:val="28"/>
        </w:rPr>
        <w:t>]</w:t>
      </w:r>
    </w:p>
    <w:p w14:paraId="38160CE1" w14:textId="32843FFC" w:rsidR="00D30945" w:rsidRPr="00D30945" w:rsidRDefault="00D30945" w:rsidP="00D30945">
      <w:pPr>
        <w:pStyle w:val="ListParagraph"/>
        <w:numPr>
          <w:ilvl w:val="0"/>
          <w:numId w:val="2"/>
        </w:numPr>
        <w:tabs>
          <w:tab w:val="left" w:pos="819"/>
        </w:tabs>
        <w:spacing w:before="200"/>
        <w:ind w:left="819" w:hanging="359"/>
        <w:rPr>
          <w:sz w:val="28"/>
          <w:szCs w:val="28"/>
        </w:rPr>
      </w:pPr>
      <w:r w:rsidRPr="00D23B8A">
        <w:rPr>
          <w:spacing w:val="-2"/>
          <w:sz w:val="28"/>
          <w:szCs w:val="28"/>
        </w:rPr>
        <w:t>Do you have any suggestions how we could improve the instructions? [</w:t>
      </w:r>
      <w:proofErr w:type="gramStart"/>
      <w:r w:rsidRPr="00D23B8A">
        <w:rPr>
          <w:i/>
          <w:iCs/>
          <w:spacing w:val="-2"/>
          <w:sz w:val="28"/>
          <w:szCs w:val="28"/>
        </w:rPr>
        <w:t>free-text</w:t>
      </w:r>
      <w:proofErr w:type="gramEnd"/>
      <w:r w:rsidRPr="00D23B8A">
        <w:rPr>
          <w:spacing w:val="-2"/>
          <w:sz w:val="28"/>
          <w:szCs w:val="28"/>
        </w:rPr>
        <w:t>]</w:t>
      </w:r>
    </w:p>
    <w:p w14:paraId="65790538" w14:textId="5F7634BC" w:rsidR="00D23B8A" w:rsidRPr="00D23B8A" w:rsidDel="00A970A9" w:rsidRDefault="00D23B8A" w:rsidP="00D23B8A">
      <w:pPr>
        <w:pStyle w:val="ListParagraph"/>
        <w:numPr>
          <w:ilvl w:val="0"/>
          <w:numId w:val="2"/>
        </w:numPr>
        <w:tabs>
          <w:tab w:val="left" w:pos="819"/>
        </w:tabs>
        <w:ind w:left="819" w:hanging="359"/>
        <w:rPr>
          <w:del w:id="10" w:author="Branson Byers" w:date="2025-02-19T14:00:00Z" w16du:dateUtc="2025-02-19T19:00:00Z"/>
          <w:sz w:val="28"/>
          <w:szCs w:val="28"/>
        </w:rPr>
      </w:pPr>
      <w:del w:id="11" w:author="Branson Byers" w:date="2025-02-19T14:00:00Z" w16du:dateUtc="2025-02-19T19:00:00Z">
        <w:r w:rsidRPr="00D23B8A" w:rsidDel="00A970A9">
          <w:rPr>
            <w:sz w:val="28"/>
            <w:szCs w:val="28"/>
          </w:rPr>
          <w:delText>How</w:delText>
        </w:r>
        <w:r w:rsidRPr="00D23B8A" w:rsidDel="00A970A9">
          <w:rPr>
            <w:spacing w:val="-4"/>
            <w:sz w:val="28"/>
            <w:szCs w:val="28"/>
          </w:rPr>
          <w:delText xml:space="preserve"> </w:delText>
        </w:r>
        <w:r w:rsidRPr="00D23B8A" w:rsidDel="00A970A9">
          <w:rPr>
            <w:sz w:val="28"/>
            <w:szCs w:val="28"/>
          </w:rPr>
          <w:delText>well</w:delText>
        </w:r>
        <w:r w:rsidRPr="00D23B8A" w:rsidDel="00A970A9">
          <w:rPr>
            <w:spacing w:val="-4"/>
            <w:sz w:val="28"/>
            <w:szCs w:val="28"/>
          </w:rPr>
          <w:delText xml:space="preserve"> </w:delText>
        </w:r>
        <w:r w:rsidRPr="00D23B8A" w:rsidDel="00A970A9">
          <w:rPr>
            <w:sz w:val="28"/>
            <w:szCs w:val="28"/>
          </w:rPr>
          <w:delText>were</w:delText>
        </w:r>
        <w:r w:rsidRPr="00D23B8A" w:rsidDel="00A970A9">
          <w:rPr>
            <w:spacing w:val="-4"/>
            <w:sz w:val="28"/>
            <w:szCs w:val="28"/>
          </w:rPr>
          <w:delText xml:space="preserve"> </w:delText>
        </w:r>
        <w:r w:rsidRPr="00D23B8A" w:rsidDel="00A970A9">
          <w:rPr>
            <w:sz w:val="28"/>
            <w:szCs w:val="28"/>
          </w:rPr>
          <w:delText>you</w:delText>
        </w:r>
        <w:r w:rsidRPr="00D23B8A" w:rsidDel="00A970A9">
          <w:rPr>
            <w:spacing w:val="-4"/>
            <w:sz w:val="28"/>
            <w:szCs w:val="28"/>
          </w:rPr>
          <w:delText xml:space="preserve"> </w:delText>
        </w:r>
        <w:r w:rsidRPr="00D23B8A" w:rsidDel="00A970A9">
          <w:rPr>
            <w:sz w:val="28"/>
            <w:szCs w:val="28"/>
          </w:rPr>
          <w:delText>able</w:delText>
        </w:r>
        <w:r w:rsidRPr="00D23B8A" w:rsidDel="00A970A9">
          <w:rPr>
            <w:spacing w:val="-4"/>
            <w:sz w:val="28"/>
            <w:szCs w:val="28"/>
          </w:rPr>
          <w:delText xml:space="preserve"> </w:delText>
        </w:r>
        <w:r w:rsidRPr="00D23B8A" w:rsidDel="00A970A9">
          <w:rPr>
            <w:sz w:val="28"/>
            <w:szCs w:val="28"/>
          </w:rPr>
          <w:delText>to</w:delText>
        </w:r>
        <w:r w:rsidRPr="00D23B8A" w:rsidDel="00A970A9">
          <w:rPr>
            <w:spacing w:val="-4"/>
            <w:sz w:val="28"/>
            <w:szCs w:val="28"/>
          </w:rPr>
          <w:delText xml:space="preserve"> </w:delText>
        </w:r>
        <w:r w:rsidRPr="00D23B8A" w:rsidDel="00A970A9">
          <w:rPr>
            <w:sz w:val="28"/>
            <w:szCs w:val="28"/>
          </w:rPr>
          <w:delText xml:space="preserve">differentiate between fungus species? </w:delText>
        </w:r>
        <w:r w:rsidRPr="00D23B8A" w:rsidDel="00A970A9">
          <w:rPr>
            <w:spacing w:val="-2"/>
            <w:sz w:val="28"/>
            <w:szCs w:val="28"/>
          </w:rPr>
          <w:delText>[</w:delText>
        </w:r>
        <w:r w:rsidRPr="00D23B8A" w:rsidDel="00A970A9">
          <w:rPr>
            <w:i/>
            <w:spacing w:val="-2"/>
            <w:sz w:val="28"/>
            <w:szCs w:val="28"/>
          </w:rPr>
          <w:delText>free-text]</w:delText>
        </w:r>
      </w:del>
    </w:p>
    <w:p w14:paraId="4CCAD64B" w14:textId="64F118FE" w:rsidR="00961708" w:rsidRPr="00D23B8A" w:rsidDel="00A970A9" w:rsidRDefault="00000000">
      <w:pPr>
        <w:pStyle w:val="ListParagraph"/>
        <w:numPr>
          <w:ilvl w:val="0"/>
          <w:numId w:val="2"/>
        </w:numPr>
        <w:tabs>
          <w:tab w:val="left" w:pos="819"/>
        </w:tabs>
        <w:ind w:left="819" w:hanging="359"/>
        <w:rPr>
          <w:del w:id="12" w:author="Branson Byers" w:date="2025-02-19T14:00:00Z" w16du:dateUtc="2025-02-19T19:00:00Z"/>
          <w:sz w:val="28"/>
          <w:szCs w:val="28"/>
        </w:rPr>
      </w:pPr>
      <w:del w:id="13" w:author="Branson Byers" w:date="2025-02-19T14:00:00Z" w16du:dateUtc="2025-02-19T19:00:00Z">
        <w:r w:rsidRPr="00D23B8A" w:rsidDel="00A970A9">
          <w:rPr>
            <w:sz w:val="28"/>
            <w:szCs w:val="28"/>
          </w:rPr>
          <w:delText>Please</w:delText>
        </w:r>
        <w:r w:rsidRPr="00D23B8A" w:rsidDel="00A970A9">
          <w:rPr>
            <w:spacing w:val="-9"/>
            <w:sz w:val="28"/>
            <w:szCs w:val="28"/>
          </w:rPr>
          <w:delText xml:space="preserve"> </w:delText>
        </w:r>
        <w:r w:rsidRPr="00D23B8A" w:rsidDel="00A970A9">
          <w:rPr>
            <w:sz w:val="28"/>
            <w:szCs w:val="28"/>
          </w:rPr>
          <w:delText>describe</w:delText>
        </w:r>
        <w:r w:rsidRPr="00D23B8A" w:rsidDel="00A970A9">
          <w:rPr>
            <w:spacing w:val="-6"/>
            <w:sz w:val="28"/>
            <w:szCs w:val="28"/>
          </w:rPr>
          <w:delText xml:space="preserve"> </w:delText>
        </w:r>
        <w:r w:rsidRPr="00D23B8A" w:rsidDel="00A970A9">
          <w:rPr>
            <w:sz w:val="28"/>
            <w:szCs w:val="28"/>
          </w:rPr>
          <w:delText>any</w:delText>
        </w:r>
        <w:r w:rsidRPr="00D23B8A" w:rsidDel="00A970A9">
          <w:rPr>
            <w:spacing w:val="-6"/>
            <w:sz w:val="28"/>
            <w:szCs w:val="28"/>
          </w:rPr>
          <w:delText xml:space="preserve"> </w:delText>
        </w:r>
        <w:r w:rsidRPr="00D23B8A" w:rsidDel="00A970A9">
          <w:rPr>
            <w:sz w:val="28"/>
            <w:szCs w:val="28"/>
          </w:rPr>
          <w:delText>strategies</w:delText>
        </w:r>
        <w:r w:rsidRPr="00D23B8A" w:rsidDel="00A970A9">
          <w:rPr>
            <w:spacing w:val="-7"/>
            <w:sz w:val="28"/>
            <w:szCs w:val="28"/>
          </w:rPr>
          <w:delText xml:space="preserve"> </w:delText>
        </w:r>
        <w:r w:rsidRPr="00D23B8A" w:rsidDel="00A970A9">
          <w:rPr>
            <w:sz w:val="28"/>
            <w:szCs w:val="28"/>
          </w:rPr>
          <w:delText>you</w:delText>
        </w:r>
        <w:r w:rsidRPr="00D23B8A" w:rsidDel="00A970A9">
          <w:rPr>
            <w:spacing w:val="-6"/>
            <w:sz w:val="28"/>
            <w:szCs w:val="28"/>
          </w:rPr>
          <w:delText xml:space="preserve"> </w:delText>
        </w:r>
        <w:r w:rsidRPr="00D23B8A" w:rsidDel="00A970A9">
          <w:rPr>
            <w:sz w:val="28"/>
            <w:szCs w:val="28"/>
          </w:rPr>
          <w:delText>used</w:delText>
        </w:r>
        <w:r w:rsidRPr="00D23B8A" w:rsidDel="00A970A9">
          <w:rPr>
            <w:spacing w:val="-6"/>
            <w:sz w:val="28"/>
            <w:szCs w:val="28"/>
          </w:rPr>
          <w:delText xml:space="preserve"> </w:delText>
        </w:r>
        <w:r w:rsidRPr="00D23B8A" w:rsidDel="00A970A9">
          <w:rPr>
            <w:sz w:val="28"/>
            <w:szCs w:val="28"/>
          </w:rPr>
          <w:delText>to</w:delText>
        </w:r>
        <w:r w:rsidRPr="00D23B8A" w:rsidDel="00A970A9">
          <w:rPr>
            <w:spacing w:val="-7"/>
            <w:sz w:val="28"/>
            <w:szCs w:val="28"/>
          </w:rPr>
          <w:delText xml:space="preserve"> </w:delText>
        </w:r>
        <w:r w:rsidRPr="00D23B8A" w:rsidDel="00A970A9">
          <w:rPr>
            <w:sz w:val="28"/>
            <w:szCs w:val="28"/>
          </w:rPr>
          <w:delText>decide</w:delText>
        </w:r>
        <w:r w:rsidRPr="00D23B8A" w:rsidDel="00A970A9">
          <w:rPr>
            <w:spacing w:val="-6"/>
            <w:sz w:val="28"/>
            <w:szCs w:val="28"/>
          </w:rPr>
          <w:delText xml:space="preserve"> </w:delText>
        </w:r>
        <w:r w:rsidRPr="00D23B8A" w:rsidDel="00A970A9">
          <w:rPr>
            <w:sz w:val="28"/>
            <w:szCs w:val="28"/>
          </w:rPr>
          <w:delText>which</w:delText>
        </w:r>
        <w:r w:rsidRPr="00D23B8A" w:rsidDel="00A970A9">
          <w:rPr>
            <w:spacing w:val="-6"/>
            <w:sz w:val="28"/>
            <w:szCs w:val="28"/>
          </w:rPr>
          <w:delText xml:space="preserve"> </w:delText>
        </w:r>
        <w:r w:rsidR="000A2A61" w:rsidRPr="00D23B8A" w:rsidDel="00A970A9">
          <w:rPr>
            <w:sz w:val="28"/>
            <w:szCs w:val="28"/>
          </w:rPr>
          <w:delText>fungus species to pick</w:delText>
        </w:r>
        <w:r w:rsidRPr="00D23B8A" w:rsidDel="00A970A9">
          <w:rPr>
            <w:sz w:val="28"/>
            <w:szCs w:val="28"/>
          </w:rPr>
          <w:delText>:</w:delText>
        </w:r>
        <w:r w:rsidRPr="00D23B8A" w:rsidDel="00A970A9">
          <w:rPr>
            <w:spacing w:val="-6"/>
            <w:sz w:val="28"/>
            <w:szCs w:val="28"/>
          </w:rPr>
          <w:delText xml:space="preserve"> </w:delText>
        </w:r>
        <w:r w:rsidRPr="00D23B8A" w:rsidDel="00A970A9">
          <w:rPr>
            <w:sz w:val="28"/>
            <w:szCs w:val="28"/>
          </w:rPr>
          <w:delText>[</w:delText>
        </w:r>
        <w:r w:rsidRPr="00D23B8A" w:rsidDel="00A970A9">
          <w:rPr>
            <w:i/>
            <w:sz w:val="28"/>
            <w:szCs w:val="28"/>
          </w:rPr>
          <w:delText>free-</w:delText>
        </w:r>
        <w:r w:rsidRPr="00D23B8A" w:rsidDel="00A970A9">
          <w:rPr>
            <w:i/>
            <w:spacing w:val="-2"/>
            <w:sz w:val="28"/>
            <w:szCs w:val="28"/>
          </w:rPr>
          <w:delText>text</w:delText>
        </w:r>
        <w:r w:rsidRPr="00D23B8A" w:rsidDel="00A970A9">
          <w:rPr>
            <w:spacing w:val="-2"/>
            <w:sz w:val="28"/>
            <w:szCs w:val="28"/>
          </w:rPr>
          <w:delText>]</w:delText>
        </w:r>
      </w:del>
    </w:p>
    <w:p w14:paraId="4B083D8D" w14:textId="15D2DAAD" w:rsidR="00726184" w:rsidRPr="00D23B8A" w:rsidRDefault="00726184">
      <w:pPr>
        <w:pStyle w:val="ListParagraph"/>
        <w:numPr>
          <w:ilvl w:val="0"/>
          <w:numId w:val="2"/>
        </w:numPr>
        <w:tabs>
          <w:tab w:val="left" w:pos="819"/>
        </w:tabs>
        <w:ind w:left="819" w:hanging="359"/>
        <w:rPr>
          <w:sz w:val="28"/>
          <w:szCs w:val="28"/>
        </w:rPr>
      </w:pPr>
      <w:r w:rsidRPr="00D23B8A">
        <w:rPr>
          <w:spacing w:val="-2"/>
          <w:sz w:val="28"/>
          <w:szCs w:val="28"/>
        </w:rPr>
        <w:t>If you could suggest one improvement to the experience of this experiment</w:t>
      </w:r>
      <w:r w:rsidR="00E04172">
        <w:rPr>
          <w:spacing w:val="-2"/>
          <w:sz w:val="28"/>
          <w:szCs w:val="28"/>
        </w:rPr>
        <w:t>, what would it be</w:t>
      </w:r>
      <w:r w:rsidRPr="00D23B8A">
        <w:rPr>
          <w:spacing w:val="-2"/>
          <w:sz w:val="28"/>
          <w:szCs w:val="28"/>
        </w:rPr>
        <w:t>?</w:t>
      </w:r>
      <w:r w:rsidR="00244B51">
        <w:rPr>
          <w:spacing w:val="-2"/>
          <w:sz w:val="28"/>
          <w:szCs w:val="28"/>
        </w:rPr>
        <w:t xml:space="preserve"> [</w:t>
      </w:r>
      <w:proofErr w:type="gramStart"/>
      <w:r w:rsidR="00244B51">
        <w:rPr>
          <w:i/>
          <w:iCs/>
          <w:spacing w:val="-2"/>
          <w:sz w:val="28"/>
          <w:szCs w:val="28"/>
        </w:rPr>
        <w:t>free-text</w:t>
      </w:r>
      <w:proofErr w:type="gramEnd"/>
      <w:r w:rsidR="00244B51">
        <w:rPr>
          <w:spacing w:val="-2"/>
          <w:sz w:val="28"/>
          <w:szCs w:val="28"/>
        </w:rPr>
        <w:t>].</w:t>
      </w:r>
    </w:p>
    <w:p w14:paraId="66C488C8" w14:textId="77777777" w:rsidR="00961708" w:rsidRPr="00D23B8A" w:rsidRDefault="00000000">
      <w:pPr>
        <w:pStyle w:val="ListParagraph"/>
        <w:numPr>
          <w:ilvl w:val="0"/>
          <w:numId w:val="2"/>
        </w:numPr>
        <w:tabs>
          <w:tab w:val="left" w:pos="819"/>
        </w:tabs>
        <w:spacing w:before="200"/>
        <w:ind w:left="819" w:hanging="359"/>
        <w:rPr>
          <w:sz w:val="28"/>
          <w:szCs w:val="28"/>
        </w:rPr>
      </w:pPr>
      <w:r w:rsidRPr="00D23B8A">
        <w:rPr>
          <w:sz w:val="28"/>
          <w:szCs w:val="28"/>
        </w:rPr>
        <w:t>Do</w:t>
      </w:r>
      <w:r w:rsidRPr="00D23B8A">
        <w:rPr>
          <w:spacing w:val="-9"/>
          <w:sz w:val="28"/>
          <w:szCs w:val="28"/>
        </w:rPr>
        <w:t xml:space="preserve"> </w:t>
      </w:r>
      <w:r w:rsidRPr="00D23B8A">
        <w:rPr>
          <w:sz w:val="28"/>
          <w:szCs w:val="28"/>
        </w:rPr>
        <w:t>you</w:t>
      </w:r>
      <w:r w:rsidRPr="00D23B8A">
        <w:rPr>
          <w:spacing w:val="-6"/>
          <w:sz w:val="28"/>
          <w:szCs w:val="28"/>
        </w:rPr>
        <w:t xml:space="preserve"> </w:t>
      </w:r>
      <w:r w:rsidRPr="00D23B8A">
        <w:rPr>
          <w:sz w:val="28"/>
          <w:szCs w:val="28"/>
        </w:rPr>
        <w:t>have</w:t>
      </w:r>
      <w:r w:rsidRPr="00D23B8A">
        <w:rPr>
          <w:spacing w:val="-6"/>
          <w:sz w:val="28"/>
          <w:szCs w:val="28"/>
        </w:rPr>
        <w:t xml:space="preserve"> </w:t>
      </w:r>
      <w:r w:rsidRPr="00D23B8A">
        <w:rPr>
          <w:sz w:val="28"/>
          <w:szCs w:val="28"/>
        </w:rPr>
        <w:t>any</w:t>
      </w:r>
      <w:r w:rsidRPr="00D23B8A">
        <w:rPr>
          <w:spacing w:val="-7"/>
          <w:sz w:val="28"/>
          <w:szCs w:val="28"/>
        </w:rPr>
        <w:t xml:space="preserve"> </w:t>
      </w:r>
      <w:r w:rsidRPr="00D23B8A">
        <w:rPr>
          <w:sz w:val="28"/>
          <w:szCs w:val="28"/>
        </w:rPr>
        <w:t>other</w:t>
      </w:r>
      <w:r w:rsidRPr="00D23B8A">
        <w:rPr>
          <w:spacing w:val="-6"/>
          <w:sz w:val="28"/>
          <w:szCs w:val="28"/>
        </w:rPr>
        <w:t xml:space="preserve"> </w:t>
      </w:r>
      <w:r w:rsidRPr="00D23B8A">
        <w:rPr>
          <w:sz w:val="28"/>
          <w:szCs w:val="28"/>
        </w:rPr>
        <w:t>comments</w:t>
      </w:r>
      <w:r w:rsidRPr="00D23B8A">
        <w:rPr>
          <w:spacing w:val="-6"/>
          <w:sz w:val="28"/>
          <w:szCs w:val="28"/>
        </w:rPr>
        <w:t xml:space="preserve"> </w:t>
      </w:r>
      <w:r w:rsidRPr="00D23B8A">
        <w:rPr>
          <w:sz w:val="28"/>
          <w:szCs w:val="28"/>
        </w:rPr>
        <w:t>or</w:t>
      </w:r>
      <w:r w:rsidRPr="00D23B8A">
        <w:rPr>
          <w:spacing w:val="-7"/>
          <w:sz w:val="28"/>
          <w:szCs w:val="28"/>
        </w:rPr>
        <w:t xml:space="preserve"> </w:t>
      </w:r>
      <w:r w:rsidRPr="00D23B8A">
        <w:rPr>
          <w:sz w:val="28"/>
          <w:szCs w:val="28"/>
        </w:rPr>
        <w:t>feedback?</w:t>
      </w:r>
      <w:r w:rsidRPr="00D23B8A">
        <w:rPr>
          <w:spacing w:val="-6"/>
          <w:sz w:val="28"/>
          <w:szCs w:val="28"/>
        </w:rPr>
        <w:t xml:space="preserve"> </w:t>
      </w:r>
      <w:r w:rsidRPr="00D23B8A">
        <w:rPr>
          <w:sz w:val="28"/>
          <w:szCs w:val="28"/>
        </w:rPr>
        <w:t>Please</w:t>
      </w:r>
      <w:r w:rsidRPr="00D23B8A">
        <w:rPr>
          <w:spacing w:val="-6"/>
          <w:sz w:val="28"/>
          <w:szCs w:val="28"/>
        </w:rPr>
        <w:t xml:space="preserve"> </w:t>
      </w:r>
      <w:r w:rsidRPr="00D23B8A">
        <w:rPr>
          <w:sz w:val="28"/>
          <w:szCs w:val="28"/>
        </w:rPr>
        <w:t>share:</w:t>
      </w:r>
      <w:r w:rsidRPr="00D23B8A">
        <w:rPr>
          <w:spacing w:val="-6"/>
          <w:sz w:val="28"/>
          <w:szCs w:val="28"/>
        </w:rPr>
        <w:t xml:space="preserve"> </w:t>
      </w:r>
      <w:r w:rsidRPr="00D23B8A">
        <w:rPr>
          <w:sz w:val="28"/>
          <w:szCs w:val="28"/>
        </w:rPr>
        <w:t>[</w:t>
      </w:r>
      <w:proofErr w:type="gramStart"/>
      <w:r w:rsidRPr="00D23B8A">
        <w:rPr>
          <w:i/>
          <w:sz w:val="28"/>
          <w:szCs w:val="28"/>
        </w:rPr>
        <w:t>free-</w:t>
      </w:r>
      <w:r w:rsidRPr="00D23B8A">
        <w:rPr>
          <w:i/>
          <w:spacing w:val="-2"/>
          <w:sz w:val="28"/>
          <w:szCs w:val="28"/>
        </w:rPr>
        <w:t>text</w:t>
      </w:r>
      <w:proofErr w:type="gramEnd"/>
      <w:r w:rsidRPr="00D23B8A">
        <w:rPr>
          <w:spacing w:val="-2"/>
          <w:sz w:val="28"/>
          <w:szCs w:val="28"/>
        </w:rPr>
        <w:t>]</w:t>
      </w:r>
    </w:p>
    <w:p w14:paraId="1CC0510D" w14:textId="77777777" w:rsidR="00961708" w:rsidRDefault="00961708">
      <w:pPr>
        <w:rPr>
          <w:sz w:val="26"/>
        </w:rPr>
        <w:sectPr w:rsidR="00961708" w:rsidSect="002C4A19">
          <w:type w:val="continuous"/>
          <w:pgSz w:w="12240" w:h="15840"/>
          <w:pgMar w:top="1780" w:right="1400" w:bottom="280" w:left="1340" w:header="720" w:footer="720" w:gutter="0"/>
          <w:cols w:space="720"/>
        </w:sectPr>
      </w:pPr>
    </w:p>
    <w:p w14:paraId="246DE058" w14:textId="2908024F" w:rsidR="000A2A61" w:rsidRPr="000A2A61" w:rsidRDefault="00A970A9" w:rsidP="000A2A61">
      <w:pPr>
        <w:pStyle w:val="Heading1"/>
      </w:pPr>
      <w:ins w:id="14" w:author="Branson Byers" w:date="2025-02-19T14:01:00Z" w16du:dateUtc="2025-02-19T19:01:00Z">
        <w:r>
          <w:lastRenderedPageBreak/>
          <w:t xml:space="preserve">Goal Selection </w:t>
        </w:r>
      </w:ins>
      <w:del w:id="15" w:author="Branson Byers" w:date="2025-02-19T14:01:00Z" w16du:dateUtc="2025-02-19T19:01:00Z">
        <w:r w:rsidR="000A2A61" w:rsidRPr="000A2A61" w:rsidDel="00A970A9">
          <w:delText xml:space="preserve">Rumination and </w:delText>
        </w:r>
        <w:r w:rsidR="000A2A61" w:rsidDel="00A970A9">
          <w:delText xml:space="preserve">Uncertainty </w:delText>
        </w:r>
      </w:del>
      <w:r w:rsidR="000A2A61" w:rsidRPr="000A2A61">
        <w:t>Study</w:t>
      </w:r>
      <w:r w:rsidR="000A2A61" w:rsidRPr="000A2A61">
        <w:rPr>
          <w:spacing w:val="-1"/>
        </w:rPr>
        <w:t xml:space="preserve"> </w:t>
      </w:r>
      <w:r w:rsidR="000A2A61" w:rsidRPr="000A2A61">
        <w:t>Debrief</w:t>
      </w:r>
      <w:r w:rsidR="000A2A61" w:rsidRPr="000A2A61">
        <w:rPr>
          <w:spacing w:val="-1"/>
        </w:rPr>
        <w:t xml:space="preserve"> </w:t>
      </w:r>
      <w:del w:id="16" w:author="Branson Byers" w:date="2025-02-19T14:01:00Z" w16du:dateUtc="2025-02-19T19:01:00Z">
        <w:r w:rsidR="000A2A61" w:rsidRPr="000A2A61" w:rsidDel="00A970A9">
          <w:rPr>
            <w:spacing w:val="-2"/>
          </w:rPr>
          <w:delText>Questions</w:delText>
        </w:r>
      </w:del>
    </w:p>
    <w:p w14:paraId="1C7DBEAE" w14:textId="77777777" w:rsidR="00961708" w:rsidRPr="0049272C" w:rsidRDefault="00000000">
      <w:pPr>
        <w:pStyle w:val="BodyText"/>
        <w:spacing w:before="262"/>
      </w:pPr>
      <w:r w:rsidRPr="0049272C">
        <w:t>Thank</w:t>
      </w:r>
      <w:r w:rsidRPr="0049272C">
        <w:rPr>
          <w:spacing w:val="-6"/>
        </w:rPr>
        <w:t xml:space="preserve"> </w:t>
      </w:r>
      <w:r w:rsidRPr="0049272C">
        <w:t>you</w:t>
      </w:r>
      <w:r w:rsidRPr="0049272C">
        <w:rPr>
          <w:spacing w:val="-5"/>
        </w:rPr>
        <w:t xml:space="preserve"> </w:t>
      </w:r>
      <w:r w:rsidRPr="0049272C">
        <w:t>for</w:t>
      </w:r>
      <w:r w:rsidRPr="0049272C">
        <w:rPr>
          <w:spacing w:val="-5"/>
        </w:rPr>
        <w:t xml:space="preserve"> </w:t>
      </w:r>
      <w:r w:rsidRPr="0049272C">
        <w:t>your</w:t>
      </w:r>
      <w:r w:rsidRPr="0049272C">
        <w:rPr>
          <w:spacing w:val="-5"/>
        </w:rPr>
        <w:t xml:space="preserve"> </w:t>
      </w:r>
      <w:r w:rsidRPr="0049272C">
        <w:t>participation</w:t>
      </w:r>
      <w:r w:rsidRPr="0049272C">
        <w:rPr>
          <w:spacing w:val="-5"/>
        </w:rPr>
        <w:t xml:space="preserve"> </w:t>
      </w:r>
      <w:r w:rsidRPr="0049272C">
        <w:t>in</w:t>
      </w:r>
      <w:r w:rsidRPr="0049272C">
        <w:rPr>
          <w:spacing w:val="-5"/>
        </w:rPr>
        <w:t xml:space="preserve"> </w:t>
      </w:r>
      <w:r w:rsidRPr="0049272C">
        <w:t>our</w:t>
      </w:r>
      <w:r w:rsidRPr="0049272C">
        <w:rPr>
          <w:spacing w:val="-5"/>
        </w:rPr>
        <w:t xml:space="preserve"> </w:t>
      </w:r>
      <w:r w:rsidRPr="0049272C">
        <w:t>research</w:t>
      </w:r>
      <w:r w:rsidRPr="0049272C">
        <w:rPr>
          <w:spacing w:val="-5"/>
        </w:rPr>
        <w:t xml:space="preserve"> </w:t>
      </w:r>
      <w:r w:rsidRPr="0049272C">
        <w:rPr>
          <w:spacing w:val="-2"/>
        </w:rPr>
        <w:t>study.</w:t>
      </w:r>
    </w:p>
    <w:p w14:paraId="6BCE4005" w14:textId="7900C02E" w:rsidR="000A2A61" w:rsidRPr="0049272C" w:rsidRDefault="00A970A9" w:rsidP="0049272C">
      <w:pPr>
        <w:pStyle w:val="BodyText"/>
        <w:spacing w:line="276" w:lineRule="auto"/>
        <w:ind w:right="33"/>
      </w:pPr>
      <w:ins w:id="17" w:author="Branson Byers" w:date="2025-02-19T14:05:00Z" w16du:dateUtc="2025-02-19T19:05:00Z">
        <w:r>
          <w:rPr>
            <w:spacing w:val="-4"/>
          </w:rPr>
          <w:t xml:space="preserve">Much research shows that goals change how </w:t>
        </w:r>
        <w:r>
          <w:rPr>
            <w:spacing w:val="-4"/>
          </w:rPr>
          <w:t>people</w:t>
        </w:r>
        <w:r>
          <w:rPr>
            <w:spacing w:val="-4"/>
          </w:rPr>
          <w:t xml:space="preserve"> learn and make decisions. </w:t>
        </w:r>
      </w:ins>
      <w:r w:rsidR="00000000" w:rsidRPr="0049272C">
        <w:t>This</w:t>
      </w:r>
      <w:r w:rsidR="00000000" w:rsidRPr="0049272C">
        <w:rPr>
          <w:spacing w:val="-4"/>
        </w:rPr>
        <w:t xml:space="preserve"> </w:t>
      </w:r>
      <w:r w:rsidR="00000000" w:rsidRPr="0049272C">
        <w:t>study</w:t>
      </w:r>
      <w:r w:rsidR="00000000" w:rsidRPr="0049272C">
        <w:rPr>
          <w:spacing w:val="-4"/>
        </w:rPr>
        <w:t xml:space="preserve"> </w:t>
      </w:r>
      <w:r w:rsidR="0049272C" w:rsidRPr="0049272C">
        <w:t>examines</w:t>
      </w:r>
      <w:r w:rsidR="00000000" w:rsidRPr="0049272C">
        <w:rPr>
          <w:spacing w:val="-4"/>
        </w:rPr>
        <w:t xml:space="preserve"> </w:t>
      </w:r>
      <w:ins w:id="18" w:author="Branson Byers" w:date="2025-02-19T14:01:00Z" w16du:dateUtc="2025-02-19T19:01:00Z">
        <w:r>
          <w:rPr>
            <w:spacing w:val="-4"/>
          </w:rPr>
          <w:t xml:space="preserve">how people choose their own </w:t>
        </w:r>
        <w:proofErr w:type="gramStart"/>
        <w:r>
          <w:rPr>
            <w:spacing w:val="-4"/>
          </w:rPr>
          <w:t>goals</w:t>
        </w:r>
      </w:ins>
      <w:ins w:id="19" w:author="Branson Byers" w:date="2025-02-19T14:02:00Z" w16du:dateUtc="2025-02-19T19:02:00Z">
        <w:r>
          <w:rPr>
            <w:spacing w:val="-4"/>
          </w:rPr>
          <w:t>, and</w:t>
        </w:r>
        <w:proofErr w:type="gramEnd"/>
        <w:r>
          <w:rPr>
            <w:spacing w:val="-4"/>
          </w:rPr>
          <w:t xml:space="preserve"> then make decisions in order to achieve them. </w:t>
        </w:r>
      </w:ins>
      <w:del w:id="20" w:author="Branson Byers" w:date="2025-02-19T14:02:00Z" w16du:dateUtc="2025-02-19T19:02:00Z">
        <w:r w:rsidR="000A2A61" w:rsidRPr="0049272C" w:rsidDel="00A970A9">
          <w:delText xml:space="preserve">whether individuals with a greater tendency to ruminate (i.e., engage in repetitive, negative thinking) exhibit increased sensitivity to </w:delText>
        </w:r>
        <w:r w:rsidR="0049272C" w:rsidRPr="0049272C" w:rsidDel="00A970A9">
          <w:delText>uncertainty</w:delText>
        </w:r>
        <w:r w:rsidR="00000000" w:rsidRPr="0049272C" w:rsidDel="00A970A9">
          <w:delText xml:space="preserve">. We are interested in the influence of </w:delText>
        </w:r>
        <w:r w:rsidR="0049272C" w:rsidRPr="0049272C" w:rsidDel="00A970A9">
          <w:delText>ambiguity</w:delText>
        </w:r>
        <w:r w:rsidR="00000000" w:rsidRPr="0049272C" w:rsidDel="00A970A9">
          <w:rPr>
            <w:spacing w:val="-5"/>
          </w:rPr>
          <w:delText xml:space="preserve"> </w:delText>
        </w:r>
        <w:r w:rsidR="00000000" w:rsidRPr="0049272C" w:rsidDel="00A970A9">
          <w:delText>on</w:delText>
        </w:r>
        <w:r w:rsidR="00000000" w:rsidRPr="0049272C" w:rsidDel="00A970A9">
          <w:rPr>
            <w:spacing w:val="-5"/>
          </w:rPr>
          <w:delText xml:space="preserve"> </w:delText>
        </w:r>
        <w:r w:rsidR="00000000" w:rsidRPr="0049272C" w:rsidDel="00A970A9">
          <w:delText>one’s</w:delText>
        </w:r>
        <w:r w:rsidR="00000000" w:rsidRPr="0049272C" w:rsidDel="00A970A9">
          <w:rPr>
            <w:spacing w:val="-5"/>
          </w:rPr>
          <w:delText xml:space="preserve"> </w:delText>
        </w:r>
        <w:r w:rsidR="00000000" w:rsidRPr="0049272C" w:rsidDel="00A970A9">
          <w:delText>decision-making</w:delText>
        </w:r>
        <w:r w:rsidR="00000000" w:rsidRPr="0049272C" w:rsidDel="00A970A9">
          <w:rPr>
            <w:spacing w:val="-5"/>
          </w:rPr>
          <w:delText xml:space="preserve"> </w:delText>
        </w:r>
        <w:r w:rsidR="00000000" w:rsidRPr="0049272C" w:rsidDel="00A970A9">
          <w:delText>process,</w:delText>
        </w:r>
        <w:r w:rsidR="00000000" w:rsidRPr="0049272C" w:rsidDel="00A970A9">
          <w:rPr>
            <w:spacing w:val="-5"/>
          </w:rPr>
          <w:delText xml:space="preserve"> </w:delText>
        </w:r>
        <w:r w:rsidR="00000000" w:rsidRPr="0049272C" w:rsidDel="00A970A9">
          <w:delText>specifically</w:delText>
        </w:r>
        <w:r w:rsidR="00000000" w:rsidRPr="0049272C" w:rsidDel="00A970A9">
          <w:rPr>
            <w:spacing w:val="-5"/>
          </w:rPr>
          <w:delText xml:space="preserve"> </w:delText>
        </w:r>
        <w:r w:rsidR="00000000" w:rsidRPr="0049272C" w:rsidDel="00A970A9">
          <w:delText>when</w:delText>
        </w:r>
        <w:r w:rsidR="00000000" w:rsidRPr="0049272C" w:rsidDel="00A970A9">
          <w:rPr>
            <w:spacing w:val="-5"/>
          </w:rPr>
          <w:delText xml:space="preserve"> </w:delText>
        </w:r>
        <w:r w:rsidR="00000000" w:rsidRPr="0049272C" w:rsidDel="00A970A9">
          <w:delText>it</w:delText>
        </w:r>
        <w:r w:rsidR="00000000" w:rsidRPr="0049272C" w:rsidDel="00A970A9">
          <w:rPr>
            <w:spacing w:val="-5"/>
          </w:rPr>
          <w:delText xml:space="preserve"> </w:delText>
        </w:r>
        <w:r w:rsidR="00000000" w:rsidRPr="0049272C" w:rsidDel="00A970A9">
          <w:delText>comes</w:delText>
        </w:r>
        <w:r w:rsidR="00000000" w:rsidRPr="0049272C" w:rsidDel="00A970A9">
          <w:rPr>
            <w:spacing w:val="-5"/>
          </w:rPr>
          <w:delText xml:space="preserve"> </w:delText>
        </w:r>
        <w:r w:rsidR="00000000" w:rsidRPr="0049272C" w:rsidDel="00A970A9">
          <w:delText>to</w:delText>
        </w:r>
        <w:r w:rsidR="00000000" w:rsidRPr="0049272C" w:rsidDel="00A970A9">
          <w:rPr>
            <w:spacing w:val="-5"/>
          </w:rPr>
          <w:delText xml:space="preserve"> </w:delText>
        </w:r>
        <w:r w:rsidR="0049272C" w:rsidRPr="0049272C" w:rsidDel="00A970A9">
          <w:delText>initiating</w:delText>
        </w:r>
        <w:r w:rsidR="000A2A61" w:rsidRPr="0049272C" w:rsidDel="00A970A9">
          <w:delText xml:space="preserve"> action</w:delText>
        </w:r>
        <w:r w:rsidR="0049272C" w:rsidRPr="0049272C" w:rsidDel="00A970A9">
          <w:delText>.</w:delText>
        </w:r>
      </w:del>
    </w:p>
    <w:p w14:paraId="334A6373" w14:textId="77777777" w:rsidR="00961708" w:rsidRPr="0049272C" w:rsidRDefault="00000000">
      <w:pPr>
        <w:pStyle w:val="BodyText"/>
        <w:spacing w:before="200"/>
      </w:pPr>
      <w:r w:rsidRPr="0049272C">
        <w:t>If</w:t>
      </w:r>
      <w:r w:rsidRPr="0049272C">
        <w:rPr>
          <w:spacing w:val="-7"/>
        </w:rPr>
        <w:t xml:space="preserve"> </w:t>
      </w:r>
      <w:r w:rsidRPr="0049272C">
        <w:t>you</w:t>
      </w:r>
      <w:r w:rsidRPr="0049272C">
        <w:rPr>
          <w:spacing w:val="-5"/>
        </w:rPr>
        <w:t xml:space="preserve"> </w:t>
      </w:r>
      <w:r w:rsidRPr="0049272C">
        <w:t>are</w:t>
      </w:r>
      <w:r w:rsidRPr="0049272C">
        <w:rPr>
          <w:spacing w:val="-4"/>
        </w:rPr>
        <w:t xml:space="preserve"> </w:t>
      </w:r>
      <w:r w:rsidRPr="0049272C">
        <w:t>interested</w:t>
      </w:r>
      <w:r w:rsidRPr="0049272C">
        <w:rPr>
          <w:spacing w:val="-5"/>
        </w:rPr>
        <w:t xml:space="preserve"> </w:t>
      </w:r>
      <w:r w:rsidRPr="0049272C">
        <w:t>in</w:t>
      </w:r>
      <w:r w:rsidRPr="0049272C">
        <w:rPr>
          <w:spacing w:val="-4"/>
        </w:rPr>
        <w:t xml:space="preserve"> </w:t>
      </w:r>
      <w:r w:rsidRPr="0049272C">
        <w:t>reading</w:t>
      </w:r>
      <w:r w:rsidRPr="0049272C">
        <w:rPr>
          <w:spacing w:val="-5"/>
        </w:rPr>
        <w:t xml:space="preserve"> </w:t>
      </w:r>
      <w:r w:rsidRPr="0049272C">
        <w:t>some</w:t>
      </w:r>
      <w:r w:rsidRPr="0049272C">
        <w:rPr>
          <w:spacing w:val="-4"/>
        </w:rPr>
        <w:t xml:space="preserve"> </w:t>
      </w:r>
      <w:r w:rsidRPr="0049272C">
        <w:t>research</w:t>
      </w:r>
      <w:r w:rsidRPr="0049272C">
        <w:rPr>
          <w:spacing w:val="-5"/>
        </w:rPr>
        <w:t xml:space="preserve"> </w:t>
      </w:r>
      <w:r w:rsidRPr="0049272C">
        <w:t>about</w:t>
      </w:r>
      <w:r w:rsidRPr="0049272C">
        <w:rPr>
          <w:spacing w:val="-5"/>
        </w:rPr>
        <w:t xml:space="preserve"> </w:t>
      </w:r>
      <w:r w:rsidRPr="0049272C">
        <w:t>this</w:t>
      </w:r>
      <w:r w:rsidRPr="0049272C">
        <w:rPr>
          <w:spacing w:val="-4"/>
        </w:rPr>
        <w:t xml:space="preserve"> </w:t>
      </w:r>
      <w:r w:rsidRPr="0049272C">
        <w:t>topic,</w:t>
      </w:r>
      <w:r w:rsidRPr="0049272C">
        <w:rPr>
          <w:spacing w:val="-5"/>
        </w:rPr>
        <w:t xml:space="preserve"> </w:t>
      </w:r>
      <w:r w:rsidRPr="0049272C">
        <w:t>here</w:t>
      </w:r>
      <w:r w:rsidRPr="0049272C">
        <w:rPr>
          <w:spacing w:val="-4"/>
        </w:rPr>
        <w:t xml:space="preserve"> </w:t>
      </w:r>
      <w:r w:rsidRPr="0049272C">
        <w:t>are</w:t>
      </w:r>
      <w:r w:rsidRPr="0049272C">
        <w:rPr>
          <w:spacing w:val="-5"/>
        </w:rPr>
        <w:t xml:space="preserve"> </w:t>
      </w:r>
      <w:r w:rsidRPr="0049272C">
        <w:t>two</w:t>
      </w:r>
      <w:r w:rsidRPr="0049272C">
        <w:rPr>
          <w:spacing w:val="-4"/>
        </w:rPr>
        <w:t xml:space="preserve"> </w:t>
      </w:r>
      <w:r w:rsidRPr="0049272C">
        <w:rPr>
          <w:spacing w:val="-2"/>
        </w:rPr>
        <w:t>references:</w:t>
      </w:r>
    </w:p>
    <w:p w14:paraId="258DBC26" w14:textId="4EB1DA7B" w:rsidR="00A970A9" w:rsidRDefault="00A970A9" w:rsidP="00A970A9">
      <w:pPr>
        <w:pStyle w:val="BodyText"/>
        <w:numPr>
          <w:ilvl w:val="0"/>
          <w:numId w:val="1"/>
        </w:numPr>
        <w:rPr>
          <w:ins w:id="21" w:author="Branson Byers" w:date="2025-02-19T14:08:00Z" w16du:dateUtc="2025-02-19T19:08:00Z"/>
        </w:rPr>
      </w:pPr>
      <w:ins w:id="22" w:author="Branson Byers" w:date="2025-02-19T14:08:00Z" w16du:dateUtc="2025-02-19T19:08:00Z">
        <w:r>
          <w:t xml:space="preserve">Molinaro, G., &amp; Collins, A. G. E. (2023). A goal-centric outlook on learning. </w:t>
        </w:r>
        <w:r w:rsidRPr="00A970A9">
          <w:rPr>
            <w:i/>
            <w:iCs/>
          </w:rPr>
          <w:t>Trends in Cognitive Sciences</w:t>
        </w:r>
        <w:r>
          <w:t xml:space="preserve">. </w:t>
        </w:r>
        <w:r>
          <w:fldChar w:fldCharType="begin"/>
        </w:r>
        <w:r>
          <w:instrText>HYPERLINK "https://doi.org/10.1016/j.tics.2023.08.011"</w:instrText>
        </w:r>
        <w:r>
          <w:fldChar w:fldCharType="separate"/>
        </w:r>
        <w:r>
          <w:rPr>
            <w:rStyle w:val="Hyperlink"/>
          </w:rPr>
          <w:t>https://doi.org/10.1016/j.tics.2023.08.011</w:t>
        </w:r>
        <w:r>
          <w:fldChar w:fldCharType="end"/>
        </w:r>
      </w:ins>
    </w:p>
    <w:p w14:paraId="12FC3B5A" w14:textId="3D3C47A4" w:rsidR="00A970A9" w:rsidRDefault="00EB6B7B" w:rsidP="00EB6B7B">
      <w:pPr>
        <w:pStyle w:val="BodyText"/>
        <w:numPr>
          <w:ilvl w:val="0"/>
          <w:numId w:val="1"/>
        </w:numPr>
        <w:rPr>
          <w:ins w:id="23" w:author="Branson Byers" w:date="2025-02-19T14:08:00Z" w16du:dateUtc="2025-02-19T19:08:00Z"/>
        </w:rPr>
        <w:pPrChange w:id="24" w:author="Branson Byers" w:date="2025-02-19T14:09:00Z" w16du:dateUtc="2025-02-19T19:09:00Z">
          <w:pPr>
            <w:pStyle w:val="ListParagraph"/>
            <w:numPr>
              <w:numId w:val="1"/>
            </w:numPr>
            <w:spacing w:line="480" w:lineRule="auto"/>
            <w:ind w:left="820" w:hanging="360"/>
          </w:pPr>
        </w:pPrChange>
      </w:pPr>
      <w:ins w:id="25" w:author="Branson Byers" w:date="2025-02-19T14:09:00Z" w16du:dateUtc="2025-02-19T19:09:00Z">
        <w:r>
          <w:t xml:space="preserve">Chu, J., Tenenbaum, J. B., &amp; Schulz, L. E. (2024). In praise of folly: Flexible goals and human cognition. </w:t>
        </w:r>
        <w:r w:rsidRPr="00EB6B7B">
          <w:rPr>
            <w:i/>
            <w:iCs/>
          </w:rPr>
          <w:t>Trends in Cognitive Sciences</w:t>
        </w:r>
        <w:r>
          <w:t xml:space="preserve">, </w:t>
        </w:r>
        <w:r w:rsidRPr="00EB6B7B">
          <w:rPr>
            <w:i/>
            <w:iCs/>
          </w:rPr>
          <w:t>28</w:t>
        </w:r>
        <w:r>
          <w:t xml:space="preserve">(7), 628–642. </w:t>
        </w:r>
        <w:r>
          <w:fldChar w:fldCharType="begin"/>
        </w:r>
        <w:r>
          <w:instrText>HYPERLINK "https://doi.org/10.1016/j.tics.2024.03.006"</w:instrText>
        </w:r>
        <w:r>
          <w:fldChar w:fldCharType="separate"/>
        </w:r>
        <w:r>
          <w:rPr>
            <w:rStyle w:val="Hyperlink"/>
          </w:rPr>
          <w:t>https://doi.org/10.1016/j.tics.2024.03.006</w:t>
        </w:r>
        <w:r>
          <w:fldChar w:fldCharType="end"/>
        </w:r>
      </w:ins>
    </w:p>
    <w:p w14:paraId="3CE628AA" w14:textId="7FBA34EF" w:rsidR="0049272C" w:rsidRPr="0049272C" w:rsidDel="00A970A9" w:rsidRDefault="0049272C" w:rsidP="0049272C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rPr>
          <w:del w:id="26" w:author="Branson Byers" w:date="2025-02-19T14:08:00Z" w16du:dateUtc="2025-02-19T19:08:00Z"/>
          <w:sz w:val="26"/>
          <w:szCs w:val="26"/>
        </w:rPr>
      </w:pPr>
      <w:del w:id="27" w:author="Branson Byers" w:date="2025-02-19T14:08:00Z" w16du:dateUtc="2025-02-19T19:08:00Z">
        <w:r w:rsidRPr="0049272C" w:rsidDel="00A970A9">
          <w:rPr>
            <w:sz w:val="26"/>
            <w:szCs w:val="26"/>
          </w:rPr>
          <w:delText xml:space="preserve">Baker, S. C., Konova, A. B., Daw, N. D., &amp; Horga, G. (2019). A distinct inferential mechanism for delusions in schizophrenia. </w:delText>
        </w:r>
        <w:r w:rsidRPr="0049272C" w:rsidDel="00A970A9">
          <w:rPr>
            <w:i/>
            <w:iCs/>
            <w:sz w:val="26"/>
            <w:szCs w:val="26"/>
          </w:rPr>
          <w:delText>Brain</w:delText>
        </w:r>
        <w:r w:rsidRPr="0049272C" w:rsidDel="00A970A9">
          <w:rPr>
            <w:sz w:val="26"/>
            <w:szCs w:val="26"/>
          </w:rPr>
          <w:delText xml:space="preserve">, </w:delText>
        </w:r>
        <w:r w:rsidRPr="0049272C" w:rsidDel="00A970A9">
          <w:rPr>
            <w:i/>
            <w:iCs/>
            <w:sz w:val="26"/>
            <w:szCs w:val="26"/>
          </w:rPr>
          <w:delText>142</w:delText>
        </w:r>
        <w:r w:rsidRPr="0049272C" w:rsidDel="00A970A9">
          <w:rPr>
            <w:sz w:val="26"/>
            <w:szCs w:val="26"/>
          </w:rPr>
          <w:delText xml:space="preserve">(6), 1797–1812. </w:delText>
        </w:r>
        <w:r w:rsidDel="00A970A9">
          <w:fldChar w:fldCharType="begin"/>
        </w:r>
        <w:r w:rsidDel="00A970A9">
          <w:delInstrText>HYPERLINK "https://doi.org/10.1093/brain/awz051"</w:delInstrText>
        </w:r>
        <w:r w:rsidDel="00A970A9">
          <w:fldChar w:fldCharType="separate"/>
        </w:r>
        <w:r w:rsidRPr="0049272C" w:rsidDel="00A970A9">
          <w:rPr>
            <w:color w:val="0000FF"/>
            <w:sz w:val="26"/>
            <w:szCs w:val="26"/>
            <w:u w:val="single"/>
          </w:rPr>
          <w:delText>https://doi.org/10.1093/brain/awz051</w:delText>
        </w:r>
        <w:r w:rsidDel="00A970A9">
          <w:fldChar w:fldCharType="end"/>
        </w:r>
      </w:del>
    </w:p>
    <w:p w14:paraId="130DBCEE" w14:textId="72BBF1B9" w:rsidR="0049272C" w:rsidRPr="0049272C" w:rsidDel="00A970A9" w:rsidRDefault="0049272C" w:rsidP="0049272C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rPr>
          <w:del w:id="28" w:author="Branson Byers" w:date="2025-02-19T14:08:00Z" w16du:dateUtc="2025-02-19T19:08:00Z"/>
          <w:sz w:val="26"/>
          <w:szCs w:val="26"/>
        </w:rPr>
      </w:pPr>
      <w:del w:id="29" w:author="Branson Byers" w:date="2025-02-19T14:08:00Z" w16du:dateUtc="2025-02-19T19:08:00Z">
        <w:r w:rsidRPr="0049272C" w:rsidDel="00A970A9">
          <w:rPr>
            <w:sz w:val="26"/>
            <w:szCs w:val="26"/>
            <w:lang w:val="it-IT"/>
          </w:rPr>
          <w:delText xml:space="preserve">Bedder, R. L., Pisupati, S., &amp; Niv, Y. (2023). </w:delText>
        </w:r>
        <w:r w:rsidRPr="0049272C" w:rsidDel="00A970A9">
          <w:rPr>
            <w:i/>
            <w:iCs/>
            <w:sz w:val="26"/>
            <w:szCs w:val="26"/>
          </w:rPr>
          <w:delText>Modelling Rumination as a State-Inference Process</w:delText>
        </w:r>
        <w:r w:rsidRPr="0049272C" w:rsidDel="00A970A9">
          <w:rPr>
            <w:sz w:val="26"/>
            <w:szCs w:val="26"/>
          </w:rPr>
          <w:delText xml:space="preserve"> [Preprint]. PsyArXiv. </w:delText>
        </w:r>
        <w:r w:rsidDel="00A970A9">
          <w:fldChar w:fldCharType="begin"/>
        </w:r>
        <w:r w:rsidDel="00A970A9">
          <w:delInstrText>HYPERLINK "https://doi.org/10.31234/osf.io/tfjqn"</w:delInstrText>
        </w:r>
        <w:r w:rsidDel="00A970A9">
          <w:fldChar w:fldCharType="separate"/>
        </w:r>
        <w:r w:rsidRPr="0049272C" w:rsidDel="00A970A9">
          <w:rPr>
            <w:color w:val="0000FF"/>
            <w:sz w:val="26"/>
            <w:szCs w:val="26"/>
            <w:u w:val="single"/>
          </w:rPr>
          <w:delText>https://doi.org/10.31234/osf.io/tfjqn</w:delText>
        </w:r>
        <w:r w:rsidDel="00A970A9">
          <w:fldChar w:fldCharType="end"/>
        </w:r>
      </w:del>
    </w:p>
    <w:p w14:paraId="5FB07CAD" w14:textId="77777777" w:rsidR="00961708" w:rsidRPr="0049272C" w:rsidRDefault="00000000">
      <w:pPr>
        <w:spacing w:before="200" w:line="276" w:lineRule="auto"/>
        <w:ind w:left="100"/>
        <w:rPr>
          <w:sz w:val="26"/>
          <w:szCs w:val="26"/>
        </w:rPr>
      </w:pPr>
      <w:r w:rsidRPr="0049272C">
        <w:rPr>
          <w:sz w:val="26"/>
          <w:szCs w:val="26"/>
        </w:rPr>
        <w:t>If</w:t>
      </w:r>
      <w:r w:rsidRPr="0049272C">
        <w:rPr>
          <w:spacing w:val="-3"/>
          <w:sz w:val="26"/>
          <w:szCs w:val="26"/>
        </w:rPr>
        <w:t xml:space="preserve"> </w:t>
      </w:r>
      <w:r w:rsidRPr="0049272C">
        <w:rPr>
          <w:sz w:val="26"/>
          <w:szCs w:val="26"/>
        </w:rPr>
        <w:t>you</w:t>
      </w:r>
      <w:r w:rsidRPr="0049272C">
        <w:rPr>
          <w:spacing w:val="-3"/>
          <w:sz w:val="26"/>
          <w:szCs w:val="26"/>
        </w:rPr>
        <w:t xml:space="preserve"> </w:t>
      </w:r>
      <w:r w:rsidRPr="0049272C">
        <w:rPr>
          <w:sz w:val="26"/>
          <w:szCs w:val="26"/>
        </w:rPr>
        <w:t>have</w:t>
      </w:r>
      <w:r w:rsidRPr="0049272C">
        <w:rPr>
          <w:spacing w:val="-3"/>
          <w:sz w:val="26"/>
          <w:szCs w:val="26"/>
        </w:rPr>
        <w:t xml:space="preserve"> </w:t>
      </w:r>
      <w:r w:rsidRPr="0049272C">
        <w:rPr>
          <w:sz w:val="26"/>
          <w:szCs w:val="26"/>
        </w:rPr>
        <w:t>any</w:t>
      </w:r>
      <w:r w:rsidRPr="0049272C">
        <w:rPr>
          <w:spacing w:val="-3"/>
          <w:sz w:val="26"/>
          <w:szCs w:val="26"/>
        </w:rPr>
        <w:t xml:space="preserve"> </w:t>
      </w:r>
      <w:r w:rsidRPr="0049272C">
        <w:rPr>
          <w:sz w:val="26"/>
          <w:szCs w:val="26"/>
        </w:rPr>
        <w:t>questions</w:t>
      </w:r>
      <w:r w:rsidRPr="0049272C">
        <w:rPr>
          <w:spacing w:val="-3"/>
          <w:sz w:val="26"/>
          <w:szCs w:val="26"/>
        </w:rPr>
        <w:t xml:space="preserve"> </w:t>
      </w:r>
      <w:r w:rsidRPr="0049272C">
        <w:rPr>
          <w:sz w:val="26"/>
          <w:szCs w:val="26"/>
        </w:rPr>
        <w:t>or</w:t>
      </w:r>
      <w:r w:rsidRPr="0049272C">
        <w:rPr>
          <w:spacing w:val="-3"/>
          <w:sz w:val="26"/>
          <w:szCs w:val="26"/>
        </w:rPr>
        <w:t xml:space="preserve"> </w:t>
      </w:r>
      <w:r w:rsidRPr="0049272C">
        <w:rPr>
          <w:sz w:val="26"/>
          <w:szCs w:val="26"/>
        </w:rPr>
        <w:t>comments,</w:t>
      </w:r>
      <w:r w:rsidRPr="0049272C">
        <w:rPr>
          <w:spacing w:val="-3"/>
          <w:sz w:val="26"/>
          <w:szCs w:val="26"/>
        </w:rPr>
        <w:t xml:space="preserve"> </w:t>
      </w:r>
      <w:r w:rsidRPr="0049272C">
        <w:rPr>
          <w:sz w:val="26"/>
          <w:szCs w:val="26"/>
        </w:rPr>
        <w:t>please</w:t>
      </w:r>
      <w:r w:rsidRPr="0049272C">
        <w:rPr>
          <w:spacing w:val="-3"/>
          <w:sz w:val="26"/>
          <w:szCs w:val="26"/>
        </w:rPr>
        <w:t xml:space="preserve"> </w:t>
      </w:r>
      <w:r w:rsidRPr="0049272C">
        <w:rPr>
          <w:sz w:val="26"/>
          <w:szCs w:val="26"/>
        </w:rPr>
        <w:t>do</w:t>
      </w:r>
      <w:r w:rsidRPr="0049272C">
        <w:rPr>
          <w:spacing w:val="-3"/>
          <w:sz w:val="26"/>
          <w:szCs w:val="26"/>
        </w:rPr>
        <w:t xml:space="preserve"> </w:t>
      </w:r>
      <w:r w:rsidRPr="0049272C">
        <w:rPr>
          <w:sz w:val="26"/>
          <w:szCs w:val="26"/>
        </w:rPr>
        <w:t>not</w:t>
      </w:r>
      <w:r w:rsidRPr="0049272C">
        <w:rPr>
          <w:spacing w:val="-3"/>
          <w:sz w:val="26"/>
          <w:szCs w:val="26"/>
        </w:rPr>
        <w:t xml:space="preserve"> </w:t>
      </w:r>
      <w:r w:rsidRPr="0049272C">
        <w:rPr>
          <w:sz w:val="26"/>
          <w:szCs w:val="26"/>
        </w:rPr>
        <w:t>hesitate</w:t>
      </w:r>
      <w:r w:rsidRPr="0049272C">
        <w:rPr>
          <w:spacing w:val="-3"/>
          <w:sz w:val="26"/>
          <w:szCs w:val="26"/>
        </w:rPr>
        <w:t xml:space="preserve"> </w:t>
      </w:r>
      <w:r w:rsidRPr="0049272C">
        <w:rPr>
          <w:sz w:val="26"/>
          <w:szCs w:val="26"/>
        </w:rPr>
        <w:t>to</w:t>
      </w:r>
      <w:r w:rsidRPr="0049272C">
        <w:rPr>
          <w:spacing w:val="-3"/>
          <w:sz w:val="26"/>
          <w:szCs w:val="26"/>
        </w:rPr>
        <w:t xml:space="preserve"> </w:t>
      </w:r>
      <w:r w:rsidRPr="0049272C">
        <w:rPr>
          <w:sz w:val="26"/>
          <w:szCs w:val="26"/>
        </w:rPr>
        <w:t>ask</w:t>
      </w:r>
      <w:r w:rsidRPr="0049272C">
        <w:rPr>
          <w:spacing w:val="-3"/>
          <w:sz w:val="26"/>
          <w:szCs w:val="26"/>
        </w:rPr>
        <w:t xml:space="preserve"> </w:t>
      </w:r>
      <w:r w:rsidRPr="0049272C">
        <w:rPr>
          <w:sz w:val="26"/>
          <w:szCs w:val="26"/>
        </w:rPr>
        <w:t>us.</w:t>
      </w:r>
      <w:r w:rsidRPr="0049272C">
        <w:rPr>
          <w:spacing w:val="-3"/>
          <w:sz w:val="26"/>
          <w:szCs w:val="26"/>
        </w:rPr>
        <w:t xml:space="preserve"> </w:t>
      </w:r>
      <w:r w:rsidRPr="0049272C">
        <w:rPr>
          <w:sz w:val="26"/>
          <w:szCs w:val="26"/>
        </w:rPr>
        <w:t>Thank</w:t>
      </w:r>
      <w:r w:rsidRPr="0049272C">
        <w:rPr>
          <w:spacing w:val="-3"/>
          <w:sz w:val="26"/>
          <w:szCs w:val="26"/>
        </w:rPr>
        <w:t xml:space="preserve"> </w:t>
      </w:r>
      <w:r w:rsidRPr="0049272C">
        <w:rPr>
          <w:sz w:val="26"/>
          <w:szCs w:val="26"/>
        </w:rPr>
        <w:t>you</w:t>
      </w:r>
      <w:r w:rsidRPr="0049272C">
        <w:rPr>
          <w:spacing w:val="-3"/>
          <w:sz w:val="26"/>
          <w:szCs w:val="26"/>
        </w:rPr>
        <w:t xml:space="preserve"> </w:t>
      </w:r>
      <w:r w:rsidRPr="0049272C">
        <w:rPr>
          <w:sz w:val="26"/>
          <w:szCs w:val="26"/>
        </w:rPr>
        <w:t>for</w:t>
      </w:r>
      <w:r w:rsidRPr="0049272C">
        <w:rPr>
          <w:spacing w:val="-3"/>
          <w:sz w:val="26"/>
          <w:szCs w:val="26"/>
        </w:rPr>
        <w:t xml:space="preserve"> </w:t>
      </w:r>
      <w:r w:rsidRPr="0049272C">
        <w:rPr>
          <w:sz w:val="26"/>
          <w:szCs w:val="26"/>
        </w:rPr>
        <w:t xml:space="preserve">your </w:t>
      </w:r>
      <w:r w:rsidRPr="0049272C">
        <w:rPr>
          <w:spacing w:val="-2"/>
          <w:sz w:val="26"/>
          <w:szCs w:val="26"/>
        </w:rPr>
        <w:t>participation.</w:t>
      </w:r>
    </w:p>
    <w:p w14:paraId="10ABE785" w14:textId="77777777" w:rsidR="00961708" w:rsidRDefault="00000000">
      <w:pPr>
        <w:spacing w:before="200"/>
        <w:ind w:left="100"/>
        <w:rPr>
          <w:b/>
          <w:sz w:val="24"/>
        </w:rPr>
      </w:pPr>
      <w:r>
        <w:rPr>
          <w:b/>
          <w:sz w:val="24"/>
        </w:rPr>
        <w:t xml:space="preserve">Primary </w:t>
      </w:r>
      <w:r>
        <w:rPr>
          <w:b/>
          <w:spacing w:val="-2"/>
          <w:sz w:val="24"/>
        </w:rPr>
        <w:t>Investigator:</w:t>
      </w:r>
    </w:p>
    <w:p w14:paraId="2DDD97A8" w14:textId="77777777" w:rsidR="00961708" w:rsidRDefault="00000000">
      <w:pPr>
        <w:spacing w:before="42"/>
        <w:ind w:left="100"/>
        <w:rPr>
          <w:sz w:val="24"/>
        </w:rPr>
      </w:pPr>
      <w:r>
        <w:rPr>
          <w:spacing w:val="-2"/>
          <w:sz w:val="24"/>
        </w:rPr>
        <w:t>Yael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Niv,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PhD</w:t>
      </w:r>
    </w:p>
    <w:p w14:paraId="290FE6AB" w14:textId="77777777" w:rsidR="00961708" w:rsidRDefault="00000000">
      <w:pPr>
        <w:pStyle w:val="BodyText"/>
        <w:spacing w:before="41" w:line="276" w:lineRule="auto"/>
        <w:ind w:right="4109"/>
      </w:pPr>
      <w:r>
        <w:t>Princeton</w:t>
      </w:r>
      <w:r>
        <w:rPr>
          <w:spacing w:val="-10"/>
        </w:rPr>
        <w:t xml:space="preserve"> </w:t>
      </w:r>
      <w:r>
        <w:t>Neuroscience</w:t>
      </w:r>
      <w:r>
        <w:rPr>
          <w:spacing w:val="-10"/>
        </w:rPr>
        <w:t xml:space="preserve"> </w:t>
      </w:r>
      <w:r>
        <w:t>Institute</w:t>
      </w:r>
      <w:r>
        <w:rPr>
          <w:spacing w:val="-10"/>
        </w:rPr>
        <w:t xml:space="preserve"> </w:t>
      </w:r>
      <w:r>
        <w:t>Rm</w:t>
      </w:r>
      <w:r>
        <w:rPr>
          <w:spacing w:val="-10"/>
        </w:rPr>
        <w:t xml:space="preserve"> </w:t>
      </w:r>
      <w:r>
        <w:t>143, Princeton University</w:t>
      </w:r>
    </w:p>
    <w:p w14:paraId="6210F168" w14:textId="77777777" w:rsidR="00961708" w:rsidRDefault="00000000">
      <w:pPr>
        <w:pStyle w:val="BodyText"/>
        <w:spacing w:before="0"/>
      </w:pPr>
      <w:r>
        <w:t>Phone:</w:t>
      </w:r>
      <w:r>
        <w:rPr>
          <w:spacing w:val="-8"/>
        </w:rPr>
        <w:t xml:space="preserve"> </w:t>
      </w:r>
      <w:r>
        <w:t>(609)</w:t>
      </w:r>
      <w:r>
        <w:rPr>
          <w:spacing w:val="-7"/>
        </w:rPr>
        <w:t xml:space="preserve"> </w:t>
      </w:r>
      <w:r>
        <w:t>258-</w:t>
      </w:r>
      <w:r>
        <w:rPr>
          <w:spacing w:val="-4"/>
        </w:rPr>
        <w:t>0826</w:t>
      </w:r>
    </w:p>
    <w:p w14:paraId="3F0A00F7" w14:textId="77777777" w:rsidR="00961708" w:rsidRDefault="00000000">
      <w:pPr>
        <w:pStyle w:val="BodyText"/>
        <w:spacing w:before="45"/>
      </w:pPr>
      <w:proofErr w:type="spellStart"/>
      <w:r>
        <w:t>Enail</w:t>
      </w:r>
      <w:proofErr w:type="spellEnd"/>
      <w:r>
        <w:t>:</w:t>
      </w:r>
      <w:r>
        <w:rPr>
          <w:spacing w:val="-6"/>
        </w:rPr>
        <w:t xml:space="preserve"> </w:t>
      </w:r>
      <w:hyperlink r:id="rId5">
        <w:r w:rsidR="00961708">
          <w:rPr>
            <w:color w:val="1154CC"/>
            <w:spacing w:val="-2"/>
            <w:u w:val="single" w:color="1154CC"/>
          </w:rPr>
          <w:t>yael@princeton.edu</w:t>
        </w:r>
      </w:hyperlink>
    </w:p>
    <w:sectPr w:rsidR="00961708">
      <w:pgSz w:w="12240" w:h="15840"/>
      <w:pgMar w:top="1380" w:right="14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25431"/>
    <w:multiLevelType w:val="hybridMultilevel"/>
    <w:tmpl w:val="5F84CC4C"/>
    <w:lvl w:ilvl="0" w:tplc="F87A2A18">
      <w:numFmt w:val="bullet"/>
      <w:lvlText w:val="-"/>
      <w:lvlJc w:val="left"/>
      <w:pPr>
        <w:ind w:left="8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588A1E54">
      <w:numFmt w:val="bullet"/>
      <w:lvlText w:val="•"/>
      <w:lvlJc w:val="left"/>
      <w:pPr>
        <w:ind w:left="1688" w:hanging="360"/>
      </w:pPr>
      <w:rPr>
        <w:rFonts w:hint="default"/>
        <w:lang w:val="en-US" w:eastAsia="en-US" w:bidi="ar-SA"/>
      </w:rPr>
    </w:lvl>
    <w:lvl w:ilvl="2" w:tplc="FE7C665C">
      <w:numFmt w:val="bullet"/>
      <w:lvlText w:val="•"/>
      <w:lvlJc w:val="left"/>
      <w:pPr>
        <w:ind w:left="2556" w:hanging="360"/>
      </w:pPr>
      <w:rPr>
        <w:rFonts w:hint="default"/>
        <w:lang w:val="en-US" w:eastAsia="en-US" w:bidi="ar-SA"/>
      </w:rPr>
    </w:lvl>
    <w:lvl w:ilvl="3" w:tplc="4B50A552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ar-SA"/>
      </w:rPr>
    </w:lvl>
    <w:lvl w:ilvl="4" w:tplc="E8F245F2">
      <w:numFmt w:val="bullet"/>
      <w:lvlText w:val="•"/>
      <w:lvlJc w:val="left"/>
      <w:pPr>
        <w:ind w:left="4292" w:hanging="360"/>
      </w:pPr>
      <w:rPr>
        <w:rFonts w:hint="default"/>
        <w:lang w:val="en-US" w:eastAsia="en-US" w:bidi="ar-SA"/>
      </w:rPr>
    </w:lvl>
    <w:lvl w:ilvl="5" w:tplc="D9A40530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6" w:tplc="56743882">
      <w:numFmt w:val="bullet"/>
      <w:lvlText w:val="•"/>
      <w:lvlJc w:val="left"/>
      <w:pPr>
        <w:ind w:left="6028" w:hanging="360"/>
      </w:pPr>
      <w:rPr>
        <w:rFonts w:hint="default"/>
        <w:lang w:val="en-US" w:eastAsia="en-US" w:bidi="ar-SA"/>
      </w:rPr>
    </w:lvl>
    <w:lvl w:ilvl="7" w:tplc="34C4B540">
      <w:numFmt w:val="bullet"/>
      <w:lvlText w:val="•"/>
      <w:lvlJc w:val="left"/>
      <w:pPr>
        <w:ind w:left="6896" w:hanging="360"/>
      </w:pPr>
      <w:rPr>
        <w:rFonts w:hint="default"/>
        <w:lang w:val="en-US" w:eastAsia="en-US" w:bidi="ar-SA"/>
      </w:rPr>
    </w:lvl>
    <w:lvl w:ilvl="8" w:tplc="E3249040">
      <w:numFmt w:val="bullet"/>
      <w:lvlText w:val="•"/>
      <w:lvlJc w:val="left"/>
      <w:pPr>
        <w:ind w:left="776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0D30176"/>
    <w:multiLevelType w:val="hybridMultilevel"/>
    <w:tmpl w:val="9B1C0552"/>
    <w:lvl w:ilvl="0" w:tplc="83B63F0A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AE069E4E">
      <w:numFmt w:val="bullet"/>
      <w:lvlText w:val="•"/>
      <w:lvlJc w:val="left"/>
      <w:pPr>
        <w:ind w:left="1688" w:hanging="360"/>
      </w:pPr>
      <w:rPr>
        <w:rFonts w:hint="default"/>
        <w:lang w:val="en-US" w:eastAsia="en-US" w:bidi="ar-SA"/>
      </w:rPr>
    </w:lvl>
    <w:lvl w:ilvl="2" w:tplc="A7C0254C">
      <w:numFmt w:val="bullet"/>
      <w:lvlText w:val="•"/>
      <w:lvlJc w:val="left"/>
      <w:pPr>
        <w:ind w:left="2556" w:hanging="360"/>
      </w:pPr>
      <w:rPr>
        <w:rFonts w:hint="default"/>
        <w:lang w:val="en-US" w:eastAsia="en-US" w:bidi="ar-SA"/>
      </w:rPr>
    </w:lvl>
    <w:lvl w:ilvl="3" w:tplc="413036A6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ar-SA"/>
      </w:rPr>
    </w:lvl>
    <w:lvl w:ilvl="4" w:tplc="C7382AEC">
      <w:numFmt w:val="bullet"/>
      <w:lvlText w:val="•"/>
      <w:lvlJc w:val="left"/>
      <w:pPr>
        <w:ind w:left="4292" w:hanging="360"/>
      </w:pPr>
      <w:rPr>
        <w:rFonts w:hint="default"/>
        <w:lang w:val="en-US" w:eastAsia="en-US" w:bidi="ar-SA"/>
      </w:rPr>
    </w:lvl>
    <w:lvl w:ilvl="5" w:tplc="0DB4EE9A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6" w:tplc="33B89F24">
      <w:numFmt w:val="bullet"/>
      <w:lvlText w:val="•"/>
      <w:lvlJc w:val="left"/>
      <w:pPr>
        <w:ind w:left="6028" w:hanging="360"/>
      </w:pPr>
      <w:rPr>
        <w:rFonts w:hint="default"/>
        <w:lang w:val="en-US" w:eastAsia="en-US" w:bidi="ar-SA"/>
      </w:rPr>
    </w:lvl>
    <w:lvl w:ilvl="7" w:tplc="B412876A">
      <w:numFmt w:val="bullet"/>
      <w:lvlText w:val="•"/>
      <w:lvlJc w:val="left"/>
      <w:pPr>
        <w:ind w:left="6896" w:hanging="360"/>
      </w:pPr>
      <w:rPr>
        <w:rFonts w:hint="default"/>
        <w:lang w:val="en-US" w:eastAsia="en-US" w:bidi="ar-SA"/>
      </w:rPr>
    </w:lvl>
    <w:lvl w:ilvl="8" w:tplc="62C21E60">
      <w:numFmt w:val="bullet"/>
      <w:lvlText w:val="•"/>
      <w:lvlJc w:val="left"/>
      <w:pPr>
        <w:ind w:left="776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7323DED"/>
    <w:multiLevelType w:val="multilevel"/>
    <w:tmpl w:val="CCAE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349517">
    <w:abstractNumId w:val="0"/>
  </w:num>
  <w:num w:numId="2" w16cid:durableId="203368258">
    <w:abstractNumId w:val="1"/>
  </w:num>
  <w:num w:numId="3" w16cid:durableId="1753429106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ranson Byers">
    <w15:presenceInfo w15:providerId="AD" w15:userId="S::jbbyers@princeton.edu::2c519284-c8b3-4523-b43e-3055227a4dd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1708"/>
    <w:rsid w:val="000753C0"/>
    <w:rsid w:val="000A2A61"/>
    <w:rsid w:val="00141D45"/>
    <w:rsid w:val="0019508F"/>
    <w:rsid w:val="0020032B"/>
    <w:rsid w:val="00223F41"/>
    <w:rsid w:val="00244B51"/>
    <w:rsid w:val="002C4A19"/>
    <w:rsid w:val="003A2A0A"/>
    <w:rsid w:val="0049272C"/>
    <w:rsid w:val="004B094B"/>
    <w:rsid w:val="00657C25"/>
    <w:rsid w:val="00726184"/>
    <w:rsid w:val="0079573D"/>
    <w:rsid w:val="008E4800"/>
    <w:rsid w:val="00961708"/>
    <w:rsid w:val="00A34829"/>
    <w:rsid w:val="00A970A9"/>
    <w:rsid w:val="00D23B8A"/>
    <w:rsid w:val="00D30945"/>
    <w:rsid w:val="00DA1C79"/>
    <w:rsid w:val="00E04172"/>
    <w:rsid w:val="00EB6B7B"/>
    <w:rsid w:val="00FC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28E8A"/>
  <w15:docId w15:val="{5C541D80-AF52-4C99-A89C-16B9EDF94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100"/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5"/>
      <w:ind w:left="100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45"/>
      <w:ind w:left="8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0A2A61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9272C"/>
    <w:rPr>
      <w:color w:val="0000FF"/>
      <w:u w:val="single"/>
    </w:rPr>
  </w:style>
  <w:style w:type="paragraph" w:styleId="Revision">
    <w:name w:val="Revision"/>
    <w:hidden/>
    <w:uiPriority w:val="99"/>
    <w:semiHidden/>
    <w:rsid w:val="00A34829"/>
    <w:pPr>
      <w:widowControl/>
      <w:autoSpaceDE/>
      <w:autoSpaceDN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3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60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4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80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9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14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8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ael@princeton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Mood and Effort Debrief</vt:lpstr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Mood and Effort Debrief</dc:title>
  <cp:lastModifiedBy>Branson Byers</cp:lastModifiedBy>
  <cp:revision>16</cp:revision>
  <dcterms:created xsi:type="dcterms:W3CDTF">2024-03-02T18:29:00Z</dcterms:created>
  <dcterms:modified xsi:type="dcterms:W3CDTF">2025-02-19T19:10:00Z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2024-03-02T00:00:00Z</vt:filetime>
  </property>
  <property fmtid="{D5CDD505-2E9C-101B-9397-08002B2CF9AE}" pid="3" name="Producer">
    <vt:lpwstr>3-Heights(TM) PDF Security Shell 4.8.25.2 (http://www.pdf-tools.com)</vt:lpwstr>
  </property>
</Properties>
</file>